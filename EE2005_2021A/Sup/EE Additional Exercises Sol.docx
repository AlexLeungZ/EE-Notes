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8EB" w:rsidRPr="00B727F2" w:rsidRDefault="005210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AST</w:t>
      </w:r>
      <w:r w:rsidR="006076BA">
        <w:rPr>
          <w:rFonts w:ascii="Times New Roman" w:hAnsi="Times New Roman" w:cs="Times New Roman"/>
          <w:b/>
          <w:sz w:val="28"/>
          <w:szCs w:val="28"/>
        </w:rPr>
        <w:t>10401</w:t>
      </w:r>
      <w:r w:rsidR="00B727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57FD0" w:rsidRPr="00B727F2">
        <w:rPr>
          <w:rFonts w:ascii="Times New Roman" w:hAnsi="Times New Roman" w:cs="Times New Roman"/>
          <w:b/>
          <w:sz w:val="28"/>
          <w:szCs w:val="28"/>
        </w:rPr>
        <w:t>Introduction to Electrical Engineering</w:t>
      </w:r>
    </w:p>
    <w:p w:rsidR="00557FD0" w:rsidRDefault="00557F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Additional Exercises</w:t>
      </w:r>
      <w:r w:rsidR="005505B5">
        <w:rPr>
          <w:rFonts w:ascii="Times New Roman" w:hAnsi="Times New Roman" w:cs="Times New Roman"/>
          <w:sz w:val="28"/>
          <w:szCs w:val="28"/>
        </w:rPr>
        <w:t xml:space="preserve"> Solution</w:t>
      </w:r>
    </w:p>
    <w:p w:rsidR="00557FD0" w:rsidRDefault="00557FD0">
      <w:pPr>
        <w:rPr>
          <w:rFonts w:ascii="Times New Roman" w:hAnsi="Times New Roman" w:cs="Times New Roman"/>
          <w:sz w:val="24"/>
          <w:szCs w:val="24"/>
        </w:rPr>
      </w:pPr>
    </w:p>
    <w:p w:rsidR="00D73BF9" w:rsidRDefault="00D73BF9" w:rsidP="00D73BF9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D73BF9">
        <w:rPr>
          <w:rFonts w:ascii="Times New Roman" w:hAnsi="Times New Roman" w:cs="Times New Roman"/>
          <w:color w:val="000000"/>
          <w:sz w:val="24"/>
          <w:szCs w:val="24"/>
        </w:rPr>
        <w:t>Using nodal analysis, de</w:t>
      </w:r>
      <w:r>
        <w:rPr>
          <w:rFonts w:ascii="Times New Roman" w:hAnsi="Times New Roman" w:cs="Times New Roman"/>
          <w:color w:val="000000"/>
          <w:sz w:val="24"/>
          <w:szCs w:val="24"/>
        </w:rPr>
        <w:t>termine Vo in the circuit in Fig 1</w:t>
      </w:r>
    </w:p>
    <w:p w:rsidR="003A1231" w:rsidRDefault="00D73BF9" w:rsidP="00D73BF9">
      <w:pPr>
        <w:pStyle w:val="a3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D73BF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A9F6D2" wp14:editId="606EB06D">
            <wp:extent cx="3448685" cy="1743502"/>
            <wp:effectExtent l="0" t="0" r="0" b="9525"/>
            <wp:docPr id="126979" name="Picture 3" descr="ale29559_0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9" name="Picture 3" descr="ale29559_0306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5"/>
                    <a:stretch/>
                  </pic:blipFill>
                  <pic:spPr bwMode="auto">
                    <a:xfrm>
                      <a:off x="0" y="0"/>
                      <a:ext cx="3453794" cy="174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Fig 1</w:t>
      </w:r>
    </w:p>
    <w:p w:rsidR="00D73BF9" w:rsidRDefault="00D73BF9" w:rsidP="00D73BF9">
      <w:pPr>
        <w:pStyle w:val="a3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D73BF9" w:rsidRDefault="00D73BF9" w:rsidP="00D73BF9">
      <w:pPr>
        <w:pStyle w:val="a3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Sol: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356235</wp:posOffset>
                </wp:positionH>
                <wp:positionV relativeFrom="paragraph">
                  <wp:posOffset>66040</wp:posOffset>
                </wp:positionV>
                <wp:extent cx="4868545" cy="2239645"/>
                <wp:effectExtent l="3810" t="0" r="4445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8545" cy="2239645"/>
                          <a:chOff x="2361" y="10229"/>
                          <a:chExt cx="7667" cy="3527"/>
                        </a:xfrm>
                      </wpg:grpSpPr>
                      <wps:wsp>
                        <wps:cNvPr id="126976" name="Line 48"/>
                        <wps:cNvCnPr/>
                        <wps:spPr bwMode="auto">
                          <a:xfrm flipH="1">
                            <a:off x="3483" y="10809"/>
                            <a:ext cx="748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77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044" y="10229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 xml:space="preserve">10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6978" name="Group 50"/>
                        <wpg:cNvGrpSpPr>
                          <a:grpSpLocks/>
                        </wpg:cNvGrpSpPr>
                        <wpg:grpSpPr bwMode="auto">
                          <a:xfrm>
                            <a:off x="4231" y="10622"/>
                            <a:ext cx="561" cy="187"/>
                            <a:chOff x="5940" y="6120"/>
                            <a:chExt cx="1080" cy="180"/>
                          </a:xfrm>
                        </wpg:grpSpPr>
                        <wps:wsp>
                          <wps:cNvPr id="126980" name="Line 51"/>
                          <wps:cNvCnPr/>
                          <wps:spPr bwMode="auto">
                            <a:xfrm flipV="1">
                              <a:off x="594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1" name="Line 52"/>
                          <wps:cNvCnPr/>
                          <wps:spPr bwMode="auto">
                            <a:xfrm>
                              <a:off x="612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2" name="Line 53"/>
                          <wps:cNvCnPr/>
                          <wps:spPr bwMode="auto">
                            <a:xfrm flipV="1">
                              <a:off x="630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3" name="Line 54"/>
                          <wps:cNvCnPr/>
                          <wps:spPr bwMode="auto">
                            <a:xfrm>
                              <a:off x="648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4" name="Line 55"/>
                          <wps:cNvCnPr/>
                          <wps:spPr bwMode="auto">
                            <a:xfrm flipV="1">
                              <a:off x="666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5" name="Line 56"/>
                          <wps:cNvCnPr/>
                          <wps:spPr bwMode="auto">
                            <a:xfrm>
                              <a:off x="684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26986" name="Line 57"/>
                        <wps:cNvCnPr/>
                        <wps:spPr bwMode="auto">
                          <a:xfrm flipH="1">
                            <a:off x="4792" y="10811"/>
                            <a:ext cx="14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987" name="Group 58"/>
                        <wpg:cNvGrpSpPr>
                          <a:grpSpLocks/>
                        </wpg:cNvGrpSpPr>
                        <wpg:grpSpPr bwMode="auto">
                          <a:xfrm>
                            <a:off x="6288" y="10624"/>
                            <a:ext cx="561" cy="187"/>
                            <a:chOff x="5940" y="6120"/>
                            <a:chExt cx="1080" cy="180"/>
                          </a:xfrm>
                        </wpg:grpSpPr>
                        <wps:wsp>
                          <wps:cNvPr id="126988" name="Line 59"/>
                          <wps:cNvCnPr/>
                          <wps:spPr bwMode="auto">
                            <a:xfrm flipV="1">
                              <a:off x="594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89" name="Line 60"/>
                          <wps:cNvCnPr/>
                          <wps:spPr bwMode="auto">
                            <a:xfrm>
                              <a:off x="612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90" name="Line 61"/>
                          <wps:cNvCnPr/>
                          <wps:spPr bwMode="auto">
                            <a:xfrm flipV="1">
                              <a:off x="630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91" name="Line 62"/>
                          <wps:cNvCnPr/>
                          <wps:spPr bwMode="auto">
                            <a:xfrm>
                              <a:off x="648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92" name="Line 63"/>
                          <wps:cNvCnPr/>
                          <wps:spPr bwMode="auto">
                            <a:xfrm flipV="1">
                              <a:off x="666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993" name="Line 64"/>
                          <wps:cNvCnPr/>
                          <wps:spPr bwMode="auto">
                            <a:xfrm>
                              <a:off x="6840" y="6120"/>
                              <a:ext cx="18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26994" name="Line 65"/>
                        <wps:cNvCnPr/>
                        <wps:spPr bwMode="auto">
                          <a:xfrm flipH="1">
                            <a:off x="6849" y="10811"/>
                            <a:ext cx="22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95" name="Line 66"/>
                        <wps:cNvCnPr/>
                        <wps:spPr bwMode="auto">
                          <a:xfrm>
                            <a:off x="3483" y="10811"/>
                            <a:ext cx="0" cy="20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6996" name="Group 67"/>
                        <wpg:cNvGrpSpPr>
                          <a:grpSpLocks/>
                        </wpg:cNvGrpSpPr>
                        <wpg:grpSpPr bwMode="auto">
                          <a:xfrm>
                            <a:off x="3137" y="11390"/>
                            <a:ext cx="720" cy="731"/>
                            <a:chOff x="1800" y="8808"/>
                            <a:chExt cx="720" cy="731"/>
                          </a:xfrm>
                        </wpg:grpSpPr>
                        <wps:wsp>
                          <wps:cNvPr id="126997" name="Oval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8819"/>
                              <a:ext cx="720" cy="7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998" name="Text Box 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0" y="8808"/>
                              <a:ext cx="720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73BF9">
                                <w:pPr>
                                  <w:jc w:val="center"/>
                                </w:pPr>
                                <w:r>
                                  <w:t>+</w:t>
                                </w:r>
                              </w:p>
                              <w:p w:rsidR="007265C8" w:rsidRDefault="007265C8" w:rsidP="00D73BF9">
                                <w:pPr>
                                  <w:jc w:val="center"/>
                                </w:pPr>
                                <w:r>
                                  <w:t>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999" name="Group 70"/>
                        <wpg:cNvGrpSpPr>
                          <a:grpSpLocks/>
                        </wpg:cNvGrpSpPr>
                        <wpg:grpSpPr bwMode="auto">
                          <a:xfrm flipH="1">
                            <a:off x="5540" y="10811"/>
                            <a:ext cx="189" cy="2057"/>
                            <a:chOff x="3501" y="6664"/>
                            <a:chExt cx="240" cy="2160"/>
                          </a:xfrm>
                        </wpg:grpSpPr>
                        <wps:wsp>
                          <wps:cNvPr id="127000" name="Line 71"/>
                          <wps:cNvCnPr/>
                          <wps:spPr bwMode="auto">
                            <a:xfrm>
                              <a:off x="3741" y="6664"/>
                              <a:ext cx="0" cy="8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001" name="Line 72"/>
                          <wps:cNvCnPr/>
                          <wps:spPr bwMode="auto">
                            <a:xfrm>
                              <a:off x="3741" y="7984"/>
                              <a:ext cx="0" cy="8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7002" name="Group 73"/>
                          <wpg:cNvGrpSpPr>
                            <a:grpSpLocks/>
                          </wpg:cNvGrpSpPr>
                          <wpg:grpSpPr bwMode="auto">
                            <a:xfrm rot="16200000" flipH="1">
                              <a:off x="3381" y="7624"/>
                              <a:ext cx="480" cy="240"/>
                              <a:chOff x="5661" y="7144"/>
                              <a:chExt cx="1440" cy="240"/>
                            </a:xfrm>
                          </wpg:grpSpPr>
                          <wps:wsp>
                            <wps:cNvPr id="127003" name="Line 74"/>
                            <wps:cNvCnPr/>
                            <wps:spPr bwMode="auto">
                              <a:xfrm flipV="1">
                                <a:off x="566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04" name="Line 75"/>
                            <wps:cNvCnPr/>
                            <wps:spPr bwMode="auto">
                              <a:xfrm>
                                <a:off x="590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05" name="Line 76"/>
                            <wps:cNvCnPr/>
                            <wps:spPr bwMode="auto">
                              <a:xfrm flipV="1">
                                <a:off x="614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06" name="Line 77"/>
                            <wps:cNvCnPr/>
                            <wps:spPr bwMode="auto">
                              <a:xfrm>
                                <a:off x="638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07" name="Line 78"/>
                            <wps:cNvCnPr/>
                            <wps:spPr bwMode="auto">
                              <a:xfrm flipV="1">
                                <a:off x="662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592" name="Line 79"/>
                            <wps:cNvCnPr/>
                            <wps:spPr bwMode="auto">
                              <a:xfrm>
                                <a:off x="686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10593" name="Line 80"/>
                        <wps:cNvCnPr/>
                        <wps:spPr bwMode="auto">
                          <a:xfrm flipH="1">
                            <a:off x="3483" y="12870"/>
                            <a:ext cx="56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9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5540" y="11560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 xml:space="preserve">2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6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9093" y="11575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 w:rsidRPr="005E4748">
                                <w:t xml:space="preserve">5 </w:t>
                              </w:r>
                              <w:r w:rsidRPr="005E4748"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7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2361" y="11560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>30 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98" name="Line 84"/>
                        <wps:cNvCnPr/>
                        <wps:spPr bwMode="auto">
                          <a:xfrm>
                            <a:off x="7597" y="10811"/>
                            <a:ext cx="0" cy="20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10599" name="Group 85"/>
                        <wpg:cNvGrpSpPr>
                          <a:grpSpLocks/>
                        </wpg:cNvGrpSpPr>
                        <wpg:grpSpPr bwMode="auto">
                          <a:xfrm flipH="1">
                            <a:off x="9093" y="10852"/>
                            <a:ext cx="189" cy="2057"/>
                            <a:chOff x="3501" y="6664"/>
                            <a:chExt cx="240" cy="2160"/>
                          </a:xfrm>
                        </wpg:grpSpPr>
                        <wps:wsp>
                          <wps:cNvPr id="110600" name="Line 86"/>
                          <wps:cNvCnPr/>
                          <wps:spPr bwMode="auto">
                            <a:xfrm>
                              <a:off x="3741" y="6664"/>
                              <a:ext cx="0" cy="8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01" name="Line 87"/>
                          <wps:cNvCnPr/>
                          <wps:spPr bwMode="auto">
                            <a:xfrm>
                              <a:off x="3741" y="7984"/>
                              <a:ext cx="0" cy="8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0602" name="Group 88"/>
                          <wpg:cNvGrpSpPr>
                            <a:grpSpLocks/>
                          </wpg:cNvGrpSpPr>
                          <wpg:grpSpPr bwMode="auto">
                            <a:xfrm rot="16200000" flipH="1">
                              <a:off x="3381" y="7624"/>
                              <a:ext cx="480" cy="240"/>
                              <a:chOff x="5661" y="7144"/>
                              <a:chExt cx="1440" cy="240"/>
                            </a:xfrm>
                          </wpg:grpSpPr>
                          <wps:wsp>
                            <wps:cNvPr id="110603" name="Line 89"/>
                            <wps:cNvCnPr/>
                            <wps:spPr bwMode="auto">
                              <a:xfrm flipV="1">
                                <a:off x="566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04" name="Line 90"/>
                            <wps:cNvCnPr/>
                            <wps:spPr bwMode="auto">
                              <a:xfrm>
                                <a:off x="590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05" name="Line 91"/>
                            <wps:cNvCnPr/>
                            <wps:spPr bwMode="auto">
                              <a:xfrm flipV="1">
                                <a:off x="614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06" name="Line 92"/>
                            <wps:cNvCnPr/>
                            <wps:spPr bwMode="auto">
                              <a:xfrm>
                                <a:off x="638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07" name="Line 93"/>
                            <wps:cNvCnPr/>
                            <wps:spPr bwMode="auto">
                              <a:xfrm flipV="1">
                                <a:off x="662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08" name="Line 94"/>
                            <wps:cNvCnPr/>
                            <wps:spPr bwMode="auto">
                              <a:xfrm>
                                <a:off x="6861" y="7144"/>
                                <a:ext cx="240" cy="24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10609" name="AutoShape 95"/>
                        <wps:cNvSpPr>
                          <a:spLocks noChangeArrowheads="1"/>
                        </wps:cNvSpPr>
                        <wps:spPr bwMode="auto">
                          <a:xfrm>
                            <a:off x="7410" y="11413"/>
                            <a:ext cx="374" cy="748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10" name="Line 96"/>
                        <wps:cNvCnPr/>
                        <wps:spPr bwMode="auto">
                          <a:xfrm flipV="1">
                            <a:off x="7597" y="11600"/>
                            <a:ext cx="0" cy="3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11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7597" y="11787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>4 I</w:t>
                              </w:r>
                              <w:r>
                                <w:rPr>
                                  <w:vertAlign w:val="subscrip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1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6101" y="10265"/>
                            <a:ext cx="935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 xml:space="preserve">1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13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036" y="10452"/>
                            <a:ext cx="90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o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14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5166" y="10452"/>
                            <a:ext cx="900" cy="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Default="007265C8" w:rsidP="00D73BF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0615" name="Group 101"/>
                        <wpg:cNvGrpSpPr>
                          <a:grpSpLocks/>
                        </wpg:cNvGrpSpPr>
                        <wpg:grpSpPr bwMode="auto">
                          <a:xfrm>
                            <a:off x="6101" y="12892"/>
                            <a:ext cx="864" cy="864"/>
                            <a:chOff x="7200" y="7728"/>
                            <a:chExt cx="864" cy="864"/>
                          </a:xfrm>
                        </wpg:grpSpPr>
                        <wps:wsp>
                          <wps:cNvPr id="110616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" y="7728"/>
                              <a:ext cx="864" cy="8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17" name="Line 103"/>
                          <wps:cNvCnPr/>
                          <wps:spPr bwMode="auto">
                            <a:xfrm>
                              <a:off x="7632" y="7728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18" name="Line 104"/>
                          <wps:cNvCnPr/>
                          <wps:spPr bwMode="auto">
                            <a:xfrm>
                              <a:off x="7344" y="8016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19" name="Line 105"/>
                          <wps:cNvCnPr/>
                          <wps:spPr bwMode="auto">
                            <a:xfrm>
                              <a:off x="7488" y="8100"/>
                              <a:ext cx="2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20" name="Line 106"/>
                          <wps:cNvCnPr/>
                          <wps:spPr bwMode="auto">
                            <a:xfrm>
                              <a:off x="7572" y="8184"/>
                              <a:ext cx="1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" o:spid="_x0000_s1026" style="position:absolute;margin-left:28.05pt;margin-top:5.2pt;width:383.35pt;height:176.35pt;z-index:251684864" coordorigin="2361,10229" coordsize="7667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">
                <v:line id="Line 48" o:spid="_x0000_s1027" style="position:absolute;flip:x;visibility:visible;mso-wrap-style:square" from="3483,10809" to="4231,10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pArcYAAADfAAAADwAAAGRycy9kb3ducmV2LnhtbERPW2vCMBR+H+w/hDPYy9B0Mqp2RhFB&#10;2IMvXqjs7aw5a0qbky7JtPv3izDY48d3X6wG24kL+dA4VvA8zkAQV043XCs4HbejGYgQkTV2jknB&#10;DwVYLe/vFlhod+U9XQ6xFimEQ4EKTIx9IWWoDFkMY9cTJ+7TeYsxQV9L7fGawm0nJ1mWS4sNpwaD&#10;PW0MVe3h2yqQs93Tl19/vLRlez7PTVmV/ftOqceHYf0KItIQ/8V/7jed5k/y+TSH258E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KQK3GAAAA3wAAAA8AAAAAAAAA&#10;AAAAAAAAoQIAAGRycy9kb3ducmV2LnhtbFBLBQYAAAAABAAEAPkAAACUAw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9" o:spid="_x0000_s1028" type="#_x0000_t202" style="position:absolute;left:4044;top:10229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1BdMIA&#10;AADfAAAADwAAAGRycy9kb3ducmV2LnhtbERPXWvCMBR9F/wP4Qq+aaI4ndUosiHsSZm6wd4uzbUt&#10;Njelibb+eyMIezyc7+W6taW4Ue0LxxpGQwWCOHWm4EzD6bgdvIPwAdlg6Zg03MnDetXtLDExruFv&#10;uh1CJmII+wQ15CFUiZQ+zcmiH7qKOHJnV1sMEdaZNDU2MdyWcqzUVFosODbkWNFHTunlcLUafnbn&#10;v9+J2mef9q1qXKsk27nUut9rNwsQgdrwL365v0ycP57OZzN4/okA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UF0wgAAAN8AAAAPAAAAAAAAAAAAAAAAAJgCAABkcnMvZG93&#10;bnJldi54bWxQSwUGAAAAAAQABAD1AAAAhwMAAAAA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 xml:space="preserve">10 </w:t>
                        </w:r>
                        <w:r>
                          <w:sym w:font="Symbol" w:char="F057"/>
                        </w:r>
                      </w:p>
                    </w:txbxContent>
                  </v:textbox>
                </v:shape>
                <v:group id="Group 50" o:spid="_x0000_s1029" style="position:absolute;left:4231;top:10622;width:561;height:187" coordorigin="5940,6120" coordsize="10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EdUsUAAADfAAAADwAAAGRycy9kb3ducmV2LnhtbERPTWvCQBC9C/0PyxS8&#10;6SZKbZu6ikhbPEihWii9DdkxCWZnQ3abxH/vHASPj/e9XA+uVh21ofJsIJ0moIhzbysuDPwcPyYv&#10;oEJEtlh7JgMXCrBePYyWmFnf8zd1h1goCeGQoYEyxibTOuQlOQxT3xALd/KtwyiwLbRtsZdwV+tZ&#10;kiy0w4qlocSGtiXl58O/M/DZY7+Zp+/d/nzaXv6OT1+/+5SMGT8OmzdQkYZ4F9/cOyvzZ4vXZxks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FRHVLFAAAA3wAA&#10;AA8AAAAAAAAAAAAAAAAAqgIAAGRycy9kb3ducmV2LnhtbFBLBQYAAAAABAAEAPoAAACcAwAAAAA=&#10;">
                  <v:line id="Line 51" o:spid="_x0000_s1030" style="position:absolute;flip:y;visibility:visible;mso-wrap-style:square" from="5940,6120" to="612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oNZcUAAADfAAAADwAAAGRycy9kb3ducmV2LnhtbERPTUvDQBC9C/6HZQQvYjcWKWnabSmC&#10;4KEXq6R4G7PTbEh2Nu6ubfz3zkHw+Hjf6+3kB3WmmLrABh5mBSjiJtiOWwPvb8/3JaiUkS0OgcnA&#10;DyXYbq6v1ljZcOFXOh9yqySEU4UGXM5jpXVqHHlMszASC3cK0WMWGFttI14k3A96XhQL7bFjaXA4&#10;0pOjpj98ewO63N99xd3nY1/3x+PS1U09fuyNub2ZditQmab8L/5zv1iZP18sS3kgfwSA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oNZcUAAADfAAAADwAAAAAAAAAA&#10;AAAAAAChAgAAZHJzL2Rvd25yZXYueG1sUEsFBgAAAAAEAAQA+QAAAJMDAAAAAA==&#10;"/>
                  <v:line id="Line 52" o:spid="_x0000_s1031" style="position:absolute;visibility:visible;mso-wrap-style:square" from="6120,6120" to="630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qnF8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H6WvkyH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qnF8UAAADfAAAADwAAAAAAAAAA&#10;AAAAAAChAgAAZHJzL2Rvd25yZXYueG1sUEsFBgAAAAAEAAQA+QAAAJMDAAAAAA==&#10;"/>
                  <v:line id="Line 53" o:spid="_x0000_s1032" style="position:absolute;flip:y;visibility:visible;mso-wrap-style:square" from="6300,6120" to="648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Q2icUAAADfAAAADwAAAGRycy9kb3ducmV2LnhtbERPz2vCMBS+D/Y/hDfYZcx0ZUitRhFh&#10;sIOXOal4e2ueTWnzUpNMu/9+GQw8fny/F6vR9uJCPrSOFbxMMhDEtdMtNwr2n2/PBYgQkTX2jknB&#10;DwVYLe/vFlhqd+UPuuxiI1IIhxIVmBiHUspQG7IYJm4gTtzJeYsxQd9I7fGawm0v8yybSostpwaD&#10;A20M1d3u2yqQxfbp7Ndfr13VHQ4zU9XVcNwq9fgwrucgIo3xJv53v+s0P5/Oihz+/iQA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Q2icUAAADfAAAADwAAAAAAAAAA&#10;AAAAAAChAgAAZHJzL2Rvd25yZXYueG1sUEsFBgAAAAAEAAQA+QAAAJMDAAAAAA==&#10;"/>
                  <v:line id="Line 54" o:spid="_x0000_s1033" style="position:absolute;visibility:visible;mso-wrap-style:square" from="6480,6120" to="666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Sc+8YAAADfAAAADwAAAGRycy9kb3ducmV2LnhtbERPW2vCMBR+H+w/hDPwbaZTKFqNIhsD&#10;3cOYF9DHY3NsuzUnJYlt9++XgeDjx3efL3tTi5acrywreBkmIIhzqysuFBz2788TED4ga6wtk4Jf&#10;8rBcPD7MMdO24y21u1CIGMI+QwVlCE0mpc9LMuiHtiGO3MU6gyFCV0jtsIvhppajJEmlwYpjQ4kN&#10;vZaU/+yuRsHn+CttV5uPdX/cpOf8bXs+fXdOqcFTv5qBCNSHu/jmXus4f5ROJ2P4/xMB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+0nPvGAAAA3wAAAA8AAAAAAAAA&#10;AAAAAAAAoQIAAGRycy9kb3ducmV2LnhtbFBLBQYAAAAABAAEAPkAAACUAwAAAAA=&#10;"/>
                  <v:line id="Line 55" o:spid="_x0000_s1034" style="position:absolute;flip:y;visibility:visible;mso-wrap-style:square" from="6660,6120" to="684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ELZsUAAADfAAAADwAAAGRycy9kb3ducmV2LnhtbERPz2vCMBS+D/Y/hCfsMmY6EanVKDIY&#10;7OBlKpXdns2zKW1euiTT7r9fBoLHj+/3cj3YTlzIh8axgtdxBoK4crrhWsFh//6SgwgRWWPnmBT8&#10;UoD16vFhiYV2V/6kyy7WIoVwKFCBibEvpAyVIYth7HrixJ2dtxgT9LXUHq8p3HZykmUzabHh1GCw&#10;pzdDVbv7sQpkvn3+9pvTtC3b43Fuyqrsv7ZKPY2GzQJEpCHexTf3h07zJ7N5PoX/Pwm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ELZsUAAADfAAAADwAAAAAAAAAA&#10;AAAAAAChAgAAZHJzL2Rvd25yZXYueG1sUEsFBgAAAAAEAAQA+QAAAJMDAAAAAA==&#10;"/>
                  <v:line id="Line 56" o:spid="_x0000_s1035" style="position:absolute;visibility:visible;mso-wrap-style:square" from="6840,6120" to="702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GhFMYAAADfAAAADwAAAGRycy9kb3ducmV2LnhtbERPXWvCMBR9H/gfwhX2NtMpK64zimwI&#10;uoehTnCP1+aurTY3Jcna7t8vA8HHw/meLXpTi5acrywreBwlIIhzqysuFBw+Vw9TED4ga6wtk4Jf&#10;8rCYD+5mmGnb8Y7afShEDGGfoYIyhCaT0uclGfQj2xBH7ts6gyFCV0jtsIvhppbjJEmlwYpjQ4kN&#10;vZaUX/Y/RsHHZJu2y837uj9u0lP+tjt9nTun1P2wX76ACNSHm/jqXus4f5w+T5/g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RoRTGAAAA3wAAAA8AAAAAAAAA&#10;AAAAAAAAoQIAAGRycy9kb3ducmV2LnhtbFBLBQYAAAAABAAEAPkAAACUAwAAAAA=&#10;"/>
                </v:group>
                <v:line id="Line 57" o:spid="_x0000_s1036" style="position:absolute;flip:x;visibility:visible;mso-wrap-style:square" from="4792,10811" to="6288,10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8wisUAAADfAAAADwAAAGRycy9kb3ducmV2LnhtbERPz2vCMBS+D/wfwhN2GTOdjFKrUUQY&#10;7OBlblR2e2ueTWnzUpNMu/9+GQw8fny/V5vR9uJCPrSOFTzNMhDEtdMtNwo+3l8eCxAhImvsHZOC&#10;HwqwWU/uVlhqd+U3uhxiI1IIhxIVmBiHUspQG7IYZm4gTtzJeYsxQd9I7fGawm0v51mWS4stpwaD&#10;A+0M1d3h2yqQxf7h7Ldfz13VHY8LU9XV8LlX6n46bpcgIo3xJv53v+o0f54vihz+/iQA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58wisUAAADfAAAADwAAAAAAAAAA&#10;AAAAAAChAgAAZHJzL2Rvd25yZXYueG1sUEsFBgAAAAAEAAQA+QAAAJMDAAAAAA==&#10;"/>
                <v:group id="Group 58" o:spid="_x0000_s1037" style="position:absolute;left:6288;top:10624;width:561;height:187" coordorigin="5940,6120" coordsize="1080,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v5B8QAAADfAAAADwAAAGRycy9kb3ducmV2LnhtbERPTWvCQBC9F/oflil4&#10;000UrUZXEbHFgxSqBfE2ZMckmJ0N2TWJ/94VhB4f73ux6kwpGqpdYVlBPIhAEKdWF5wp+Dt+9acg&#10;nEfWWFomBXdysFq+vy0w0bblX2oOPhMhhF2CCnLvq0RKl+Zk0A1sRRy4i60N+gDrTOoa2xBuSjmM&#10;ook0WHBoyLGiTU7p9XAzCr5bbNejeNvsr5fN/Xwc/5z2MSnV++jWcxCeOv8vfrl3OswfTmbTT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Rv5B8QAAADfAAAA&#10;DwAAAAAAAAAAAAAAAACqAgAAZHJzL2Rvd25yZXYueG1sUEsFBgAAAAAEAAQA+gAAAJsDAAAAAA==&#10;">
                  <v:line id="Line 59" o:spid="_x0000_s1038" style="position:absolute;flip:y;visibility:visible;mso-wrap-style:square" from="5940,6120" to="612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wBY8UAAADfAAAADwAAAGRycy9kb3ducmV2LnhtbERPTUvDQBC9C/6HZQQvYjcWKWnabSmC&#10;4KEXq6R4G7PTbEh2Nu6ubfz3zkHw+Hjf6+3kB3WmmLrABh5mBSjiJtiOWwPvb8/3JaiUkS0OgcnA&#10;DyXYbq6v1ljZcOFXOh9yqySEU4UGXM5jpXVqHHlMszASC3cK0WMWGFttI14k3A96XhQL7bFjaXA4&#10;0pOjpj98ewO63N99xd3nY1/3x+PS1U09fuyNub2ZditQmab8L/5zv1iZP18sSxksfwSA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UwBY8UAAADfAAAADwAAAAAAAAAA&#10;AAAAAAChAgAAZHJzL2Rvd25yZXYueG1sUEsFBgAAAAAEAAQA+QAAAJMDAAAAAA==&#10;"/>
                  <v:line id="Line 60" o:spid="_x0000_s1039" style="position:absolute;visibility:visible;mso-wrap-style:square" from="6120,6120" to="630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yrEcUAAADfAAAADwAAAGRycy9kb3ducmV2LnhtbERPXWvCMBR9H+w/hDvwbaZzULQaRZSB&#10;7kGmE/Tx2ty13ZqbksS2+/eLIOzxcL5ni97UoiXnK8sKXoYJCOLc6ooLBcfPt+cxCB+QNdaWScEv&#10;eVjMHx9mmGnb8Z7aQyhEDGGfoYIyhCaT0uclGfRD2xBH7ss6gyFCV0jtsIvhppajJEmlwYpjQ4kN&#10;rUrKfw5Xo2D3+pG2y+37pj9t00u+3l/O351TavDUL6cgAvXhX3x3b3ScP0on4wnc/kQA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yrEcUAAADfAAAADwAAAAAAAAAA&#10;AAAAAAChAgAAZHJzL2Rvd25yZXYueG1sUEsFBgAAAAAEAAQA+QAAAJMDAAAAAA==&#10;"/>
                  <v:line id="Line 61" o:spid="_x0000_s1040" style="position:absolute;flip:y;visibility:visible;mso-wrap-style:square" from="6300,6120" to="648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ObuMUAAADfAAAADwAAAGRycy9kb3ducmV2LnhtbERPTUvDQBC9C/6HZQQvYjcWKU3abSmC&#10;4KEXq6R4G7PTbEh2Nu6ubfz3zkHw+Hjf6+3kB3WmmLrABh5mBSjiJtiOWwPvb8/3S1ApI1scApOB&#10;H0qw3VxfrbGy4cKvdD7kVkkIpwoNuJzHSuvUOPKYZmEkFu4UoscsMLbaRrxIuB/0vCgW2mPH0uBw&#10;pCdHTX/49gb0cn/3FXefj33dH4+lq5t6/Ngbc3sz7VagMk35X/znfrEyf74oS3kgfwSA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uObuMUAAADfAAAADwAAAAAAAAAA&#10;AAAAAAChAgAAZHJzL2Rvd25yZXYueG1sUEsFBgAAAAAEAAQA+QAAAJMDAAAAAA==&#10;"/>
                  <v:line id="Line 62" o:spid="_x0000_s1041" style="position:absolute;visibility:visible;mso-wrap-style:square" from="6480,6120" to="666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MxysUAAADfAAAADwAAAGRycy9kb3ducmV2LnhtbERPXWvCMBR9H+w/hDvY20x1UGY1ikwE&#10;3cOYTtDHa3Nt65qbkmRt9++NIOzxcL6n897UoiXnK8sKhoMEBHFudcWFgv336uUNhA/IGmvLpOCP&#10;PMxnjw9TzLTteEvtLhQihrDPUEEZQpNJ6fOSDPqBbYgjd7bOYIjQFVI77GK4qeUoSVJpsOLYUGJD&#10;7yXlP7tfo+Dz9SttF5uPdX/YpKd8uT0dL51T6vmpX0xABOrDv/juXus4f5SOx0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MxysUAAADfAAAADwAAAAAAAAAA&#10;AAAAAAChAgAAZHJzL2Rvd25yZXYueG1sUEsFBgAAAAAEAAQA+QAAAJMDAAAAAA==&#10;"/>
                  <v:line id="Line 63" o:spid="_x0000_s1042" style="position:absolute;flip:y;visibility:visible;mso-wrap-style:square" from="6660,6120" to="684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2gVMUAAADfAAAADwAAAGRycy9kb3ducmV2LnhtbERPz2vCMBS+D/Y/hDfYZcx0ZYitRhFh&#10;sIOXOal4e2ueTWnzUpNMu/9+GQw8fny/F6vR9uJCPrSOFbxMMhDEtdMtNwr2n2/PMxAhImvsHZOC&#10;HwqwWt7fLbDU7sofdNnFRqQQDiUqMDEOpZShNmQxTNxAnLiT8xZjgr6R2uM1hdte5lk2lRZbTg0G&#10;B9oYqrvdt1UgZ9uns19/vXZVdzgUpqqr4bhV6vFhXM9BRBrjTfzvftdpfj4tihz+/iQA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2gVMUAAADfAAAADwAAAAAAAAAA&#10;AAAAAAChAgAAZHJzL2Rvd25yZXYueG1sUEsFBgAAAAAEAAQA+QAAAJMDAAAAAA==&#10;"/>
                  <v:line id="Line 64" o:spid="_x0000_s1043" style="position:absolute;visibility:visible;mso-wrap-style:square" from="6840,6120" to="7020,63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0KJsUAAADfAAAADwAAAGRycy9kb3ducmV2LnhtbERPXWvCMBR9H+w/hDvY20ynUGY1imwM&#10;dA8ynaCP1+ba1jU3Jcna+u+NIOzxcL6n897UoiXnK8sKXgcJCOLc6ooLBbufz5c3ED4ga6wtk4IL&#10;eZjPHh+mmGnb8YbabShEDGGfoYIyhCaT0uclGfQD2xBH7mSdwRChK6R22MVwU8thkqTSYMWxocSG&#10;3kvKf7d/RsF69J22i9XXst+v0mP+sTkezp1T6vmpX0xABOrDv/juXuo4f5iOxy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0KJsUAAADfAAAADwAAAAAAAAAA&#10;AAAAAAChAgAAZHJzL2Rvd25yZXYueG1sUEsFBgAAAAAEAAQA+QAAAJMDAAAAAA==&#10;"/>
                </v:group>
                <v:line id="Line 65" o:spid="_x0000_s1044" style="position:absolute;flip:x;visibility:visible;mso-wrap-style:square" from="6849,10811" to="9093,108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idu8UAAADfAAAADwAAAGRycy9kb3ducmV2LnhtbERPz2vCMBS+D/Y/hCfsMmaqiNhqFBEG&#10;O3iZjspuz+bZlDYvXZJp998vA2HHj+/3ajPYTlzJh8axgsk4A0FcOd1wreDj+PqyABEissbOMSn4&#10;oQCb9ePDCgvtbvxO10OsRQrhUKACE2NfSBkqQxbD2PXEibs4bzEm6GupPd5SuO3kNMvm0mLDqcFg&#10;TztDVXv4tgrkYv/85bfnWVu2p1NuyqrsP/dKPY2G7RJEpCH+i+/uN53mT+d5PoO/Pwm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idu8UAAADfAAAADwAAAAAAAAAA&#10;AAAAAAChAgAAZHJzL2Rvd25yZXYueG1sUEsFBgAAAAAEAAQA+QAAAJMDAAAAAA==&#10;"/>
                <v:line id="Line 66" o:spid="_x0000_s1045" style="position:absolute;visibility:visible;mso-wrap-style:square" from="3483,10811" to="3483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g3ycYAAADfAAAADwAAAGRycy9kb3ducmV2LnhtbERPW2vCMBR+H+w/hCPsbaY6VmZnFHEM&#10;dA/DG+jjsTlrO5uTkmRt9++NMNjjx3efzntTi5acrywrGA0TEMS51RUXCg7798cXED4ga6wtk4Jf&#10;8jCf3d9NMdO24y21u1CIGMI+QwVlCE0mpc9LMuiHtiGO3Jd1BkOErpDaYRfDTS3HSZJKgxXHhhIb&#10;WpaUX3Y/RsHn0yZtF+uPVX9cp+f8bXs+fXdOqYdBv3gFEagP/+I/90rH+eN0MnmG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IN8nGAAAA3wAAAA8AAAAAAAAA&#10;AAAAAAAAoQIAAGRycy9kb3ducmV2LnhtbFBLBQYAAAAABAAEAPkAAACUAwAAAAA=&#10;"/>
                <v:group id="Group 67" o:spid="_x0000_s1046" style="position:absolute;left:3137;top:11390;width:720;height:731" coordorigin="1800,8808" coordsize="720,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47KQcQAAADfAAAA&#10;DwAAAAAAAAAAAAAAAACqAgAAZHJzL2Rvd25yZXYueG1sUEsFBgAAAAAEAAQA+gAAAJsDAAAAAA==&#10;">
                  <v:oval id="Oval 68" o:spid="_x0000_s1047" style="position:absolute;left:1800;top:8819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a+MsQA&#10;AADfAAAADwAAAGRycy9kb3ducmV2LnhtbERPTWvCQBC9F/oflil4qxsNppq6ilQEe+ihab0P2TEJ&#10;ZmdDdozx33cLhR4f73u9HV2rBupD49nAbJqAIi69bbgy8P11eF6CCoJssfVMBu4UYLt5fFhjbv2N&#10;P2kopFIxhEOOBmqRLtc6lDU5DFPfEUfu7HuHEmFfadvjLYa7Vs+TJNMOG44NNXb0VlN5Ka7OwL7a&#10;FdmgU1mk5/1RFpfTx3s6M2byNO5eQQmN8i/+cx9tnD/PVqsX+P0TAe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mvjLEAAAA3wAAAA8AAAAAAAAAAAAAAAAAmAIAAGRycy9k&#10;b3ducmV2LnhtbFBLBQYAAAAABAAEAPUAAACJAwAAAAA=&#10;"/>
                  <v:shape id="Text Box 69" o:spid="_x0000_s1048" type="#_x0000_t202" style="position:absolute;left:1800;top:8808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4z/MMA&#10;AADfAAAADwAAAGRycy9kb3ducmV2LnhtbERPS2vCQBC+F/oflin0VncrVUx0FbEUeqrUF3gbsmMS&#10;mp0N2a1J/71zEHr8+N6L1eAbdaUu1oEtvI4MKOIiuJpLC4f9x8sMVEzIDpvAZOGPIqyWjw8LzF3o&#10;+Zuuu1QqCeGYo4UqpTbXOhYVeYyj0BILdwmdxySwK7XrsJdw3+ixMVPtsWZpqLClTUXFz+7XWzh+&#10;Xc6nN7Mt3/2k7cNgNPtMW/v8NKznoBIN6V98d386mT+eZpkMlj8CQC9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4z/MMAAADfAAAADwAAAAAAAAAAAAAAAACYAgAAZHJzL2Rv&#10;d25yZXYueG1sUEsFBgAAAAAEAAQA9QAAAIgDAAAAAA==&#10;" filled="f" stroked="f">
                    <v:textbox>
                      <w:txbxContent>
                        <w:p w:rsidR="007265C8" w:rsidRDefault="007265C8" w:rsidP="00D73BF9">
                          <w:pPr>
                            <w:jc w:val="center"/>
                          </w:pPr>
                          <w:r>
                            <w:t>+</w:t>
                          </w:r>
                        </w:p>
                        <w:p w:rsidR="007265C8" w:rsidRDefault="007265C8" w:rsidP="00D73BF9">
                          <w:pPr>
                            <w:jc w:val="center"/>
                          </w:pPr>
                          <w:r>
                            <w:t>_</w:t>
                          </w:r>
                        </w:p>
                      </w:txbxContent>
                    </v:textbox>
                  </v:shape>
                </v:group>
                <v:group id="_x0000_s1049" style="position:absolute;left:5540;top:10811;width:189;height:2057;flip:x" coordorigin="3501,6664" coordsize="240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CE0IbCAAAA3wAAAA8A&#10;AAAAAAAAAAAAAAAAqgIAAGRycy9kb3ducmV2LnhtbFBLBQYAAAAABAAEAPoAAACZAwAAAAA=&#10;">
                  <v:line id="Line 71" o:spid="_x0000_s1050" style="position:absolute;visibility:visible;mso-wrap-style:square" from="3741,6664" to="3741,7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GswcUAAADfAAAADwAAAGRycy9kb3ducmV2LnhtbERPTUvDQBC9C/6HZQRvdtcKUWK3pShC&#10;60FsFdrjNDsm0exs2F2T+O+dg+Dx8b4Xq8l3aqCY2sAWrmcGFHEVXMu1hfe3p6s7UCkjO+wCk4Uf&#10;SrBanp8tsHRh5B0N+1wrCeFUooUm577UOlUNeUyz0BML9xGixyww1tpFHCXcd3puTKE9tiwNDfb0&#10;0FD1tf/2Fl5uXothvX3eTIdtcaoed6fj5xitvbyY1vegMk35X/zn3jiZP781Rh7IHwG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GswcUAAADfAAAADwAAAAAAAAAA&#10;AAAAAAChAgAAZHJzL2Rvd25yZXYueG1sUEsFBgAAAAAEAAQA+QAAAJMDAAAAAA==&#10;"/>
                  <v:line id="Line 72" o:spid="_x0000_s1051" style="position:absolute;visibility:visible;mso-wrap-style:square" from="3741,7984" to="37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0JWsYAAADfAAAADwAAAGRycy9kb3ducmV2LnhtbERPXWvCMBR9F/Yfwh34pokK3eiMIhsD&#10;3cOYbrA9Xpu7tltzU5Ks7f69EQQfD+d7uR5sIzryoXasYTZVIIgLZ2ouNXy8P0/uQYSIbLBxTBr+&#10;KcB6dTNaYm5cz3vqDrEUKYRDjhqqGNtcylBUZDFMXUucuG/nLcYEfSmNxz6F20bOlcqkxZpTQ4Ut&#10;PVZU/B7+rIbXxVvWbXYv2+Fzlx2Lp/3x66f3Wo9vh80DiEhDvIov7q1J8+d3Ss3g/CcBkKsT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dCVrGAAAA3wAAAA8AAAAAAAAA&#10;AAAAAAAAoQIAAGRycy9kb3ducmV2LnhtbFBLBQYAAAAABAAEAPkAAACUAwAAAAA=&#10;"/>
                  <v:group id="_x0000_s1052" style="position:absolute;left:3381;top:7624;width:480;height:240;rotation:90;flip:x" coordorigin="5661,7144" coordsize="1440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jLP/CAAAA3wAAAA8A&#10;AAAAAAAAAAAAAAAAqgIAAGRycy9kb3ducmV2LnhtbFBLBQYAAAAABAAEAPoAAACZAwAAAAA=&#10;">
                    <v:line id="Line 74" o:spid="_x0000_s1053" style="position:absolute;flip:y;visibility:visible;mso-wrap-style:square" from="5661,7144" to="59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89X8YAAADfAAAADwAAAGRycy9kb3ducmV2LnhtbERPTUsDMRC9C/0PYQpepE1aRevatBRB&#10;8NCLVbb0Nm7GzbKbyTaJ7frvjVDw+Hjfy/XgOnGiEBvPGmZTBYK48qbhWsPH+8tkASImZIOdZ9Lw&#10;QxHWq9HVEgvjz/xGp12qRQ7hWKAGm1JfSBkrSw7j1PfEmfvywWHKMNTSBDzncNfJuVL30mHDucFi&#10;T8+Wqnb37TTIxfbmGDafd23Z7vePtqzK/rDV+no8bJ5AJBrSv/jifjV5/vxBqVv4+5MB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fPV/GAAAA3wAAAA8AAAAAAAAA&#10;AAAAAAAAoQIAAGRycy9kb3ducmV2LnhtbFBLBQYAAAAABAAEAPkAAACUAwAAAAA=&#10;"/>
                    <v:line id="Line 75" o:spid="_x0000_s1054" style="position:absolute;visibility:visible;mso-wrap-style:square" from="5901,7144" to="61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qqwsYAAADfAAAADwAAAGRycy9kb3ducmV2LnhtbERPXUvDMBR9F/wP4Qq+ucQ56qjLxpgI&#10;mw/i5mB7vGuubV1zU5Ksrf/eCIKPh/M9Wwy2ER35UDvWcD9SIIgLZ2ouNew/Xu6mIEJENtg4Jg3f&#10;FGAxv76aYW5cz1vqdrEUKYRDjhqqGNtcylBUZDGMXEucuE/nLcYEfSmNxz6F20aOlcqkxZpTQ4Ut&#10;rSoqzruL1fD28J51y83rejhsslPxvD0dv3qv9e3NsHwCEWmI/+I/99qk+eNHpSbw+ycB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qqsLGAAAA3wAAAA8AAAAAAAAA&#10;AAAAAAAAoQIAAGRycy9kb3ducmV2LnhtbFBLBQYAAAAABAAEAPkAAACUAwAAAAA=&#10;"/>
                    <v:line id="Line 76" o:spid="_x0000_s1055" style="position:absolute;flip:y;visibility:visible;mso-wrap-style:square" from="6141,7144" to="63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oAsMYAAADfAAAADwAAAGRycy9kb3ducmV2LnhtbERPy2oCMRTdF/yHcIVuiiZKH3ZqFCkU&#10;unBTW0bc3U5uJ8NMbsYk1enfNwWhy8N5L9eD68SJQmw8a5hNFQjiypuGaw0f7y+TBYiYkA12nknD&#10;D0VYr0ZXSyyMP/MbnXapFjmEY4EabEp9IWWsLDmMU98TZ+7LB4cpw1BLE/Ccw10n50rdS4cN5waL&#10;PT1bqtrdt9MgF9ubY9h83rZlu98/2rIq+8NW6+vxsHkCkWhI/+KL+9Xk+fMHpe7g708G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6ALDGAAAA3wAAAA8AAAAAAAAA&#10;AAAAAAAAoQIAAGRycy9kb3ducmV2LnhtbFBLBQYAAAAABAAEAPkAAACUAwAAAAA=&#10;"/>
                    <v:line id="Line 77" o:spid="_x0000_s1056" style="position:absolute;visibility:visible;mso-wrap-style:square" from="6381,7144" to="66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SRLsgAAADfAAAADwAAAGRycy9kb3ducmV2LnhtbESPwWrCQBCG7wXfYRmht7qphVhSVxFF&#10;0B5EbaE9jtlpkpqdDbvbJL69Kwg9fvzzfzMznfemFi05X1lW8DxKQBDnVldcKPj8WD+9gvABWWNt&#10;mRRcyMN8NniYYqZtxwdqj6EQUcI+QwVlCE0mpc9LMuhHtiGO2Y91BkNEV0jtsItyU8txkqTSYMVx&#10;Q4kNLUvKz8c/o2D3sk/bxfZ9039t01O+Opy+fzun1OOwX7yBCNSH/+F7e6Pj+eNJdMLtnwggZ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jSRLsgAAADfAAAADwAAAAAA&#10;AAAAAAAAAAChAgAAZHJzL2Rvd25yZXYueG1sUEsFBgAAAAAEAAQA+QAAAJYDAAAAAA==&#10;"/>
                    <v:line id="Line 78" o:spid="_x0000_s1057" style="position:absolute;flip:y;visibility:visible;mso-wrap-style:square" from="6621,7144" to="686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Q7XMUAAADfAAAADwAAAGRycy9kb3ducmV2LnhtbERPTWsCMRC9F/wPYQq9lJoopdrVKFIo&#10;9OBFLSu9jZvpZtnNZJukuv33plDo8fG+l+vBdeJMITaeNUzGCgRx5U3DtYb3w+vDHERMyAY7z6Th&#10;hyKsV6ObJRbGX3hH532qRQ7hWKAGm1JfSBkrSw7j2PfEmfv0wWHKMNTSBLzkcNfJqVJP0mHDucFi&#10;Ty+Wqnb/7TTI+fb+K2xOj23ZHo/PtqzK/mOr9d3tsFmASDSkf/Gf+83k+dOZUjP4/ZMB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SQ7XMUAAADfAAAADwAAAAAAAAAA&#10;AAAAAAChAgAAZHJzL2Rvd25yZXYueG1sUEsFBgAAAAAEAAQA+QAAAJMDAAAAAA==&#10;"/>
                    <v:line id="Line 79" o:spid="_x0000_s1058" style="position:absolute;visibility:visible;mso-wrap-style:square" from="6861,7144" to="71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BonMYAAADfAAAADwAAAGRycy9kb3ducmV2LnhtbERPW2vCMBR+H+w/hDPY20x1WGY1ikwE&#10;3cPwBvp4bM7abs1JSWLb/ftlMNjjx3efLXpTi5acrywrGA4SEMS51RUXCk7H9dMLCB+QNdaWScE3&#10;eVjM7+9mmGnb8Z7aQyhEDGGfoYIyhCaT0uclGfQD2xBH7sM6gyFCV0jtsIvhppajJEmlwYpjQ4kN&#10;vZaUfx1uRsH78y5tl9u3TX/eptd8tb9ePjun1ONDv5yCCNSHf/Gfe6Pj/GEynozg908EIO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QaJzGAAAA3wAAAA8AAAAAAAAA&#10;AAAAAAAAoQIAAGRycy9kb3ducmV2LnhtbFBLBQYAAAAABAAEAPkAAACUAwAAAAA=&#10;"/>
                  </v:group>
                </v:group>
                <v:line id="Line 80" o:spid="_x0000_s1059" style="position:absolute;flip:x;visibility:visible;mso-wrap-style:square" from="3483,12870" to="9093,12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DC7sYAAADfAAAADwAAAGRycy9kb3ducmV2LnhtbERPy2oCMRTdF/oP4Ra6KZqxD9HRKFIo&#10;dOGmWkbcXSfXyTCTm2mS6vj3piB0eTjv+bK3rTiRD7VjBaNhBoK4dLrmSsH39mMwAREissbWMSm4&#10;UIDl4v5ujrl2Z/6i0yZWIoVwyFGBibHLpQylIYth6DrixB2dtxgT9JXUHs8p3LbyOcvG0mLNqcFg&#10;R++GymbzaxXIyfrpx68Or03R7HZTU5RFt18r9fjQr2YgIvXxX3xzf+o0f5S9TV/g708C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fAwu7GAAAA3wAAAA8AAAAAAAAA&#10;AAAAAAAAoQIAAGRycy9kb3ducmV2LnhtbFBLBQYAAAAABAAEAPkAAACUAwAAAAA=&#10;"/>
                <v:shape id="Text Box 81" o:spid="_x0000_s1060" type="#_x0000_t202" style="position:absolute;left:5540;top:11560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L+2MEA&#10;AADfAAAADwAAAGRycy9kb3ducmV2LnhtbERPTYvCMBC9L/gfwgje1kTRRatRRBE8Kau7C3sbmrEt&#10;NpPSRFv/vREEj4/3PV+2thQ3qn3hWMOgr0AQp84UnGn4OW0/JyB8QDZYOiYNd/KwXHQ+5pgY1/A3&#10;3Y4hEzGEfYIa8hCqREqf5mTR911FHLmzqy2GCOtMmhqbGG5LOVTqS1osODbkWNE6p/RyvFoNv/vz&#10;/99IHbKNHVeNa5VkO5Va97rtagYiUBve4pd7Z+L8gRpPR/D8EwH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S/tjBAAAA3wAAAA8AAAAAAAAAAAAAAAAAmAIAAGRycy9kb3du&#10;cmV2LnhtbFBLBQYAAAAABAAEAPUAAACGAwAAAAA=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 xml:space="preserve">2 </w:t>
                        </w:r>
                        <w:r>
                          <w:sym w:font="Symbol" w:char="F057"/>
                        </w:r>
                      </w:p>
                    </w:txbxContent>
                  </v:textbox>
                </v:shape>
                <v:shape id="Text Box 82" o:spid="_x0000_s1061" type="#_x0000_t202" style="position:absolute;left:9093;top:11575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zFNMMA&#10;AADfAAAADwAAAGRycy9kb3ducmV2LnhtbERPXWvCMBR9F/wP4Qp708SxFq2mRRzCnjam22Bvl+ba&#10;Fpub0kTb/ftlMPDxcL63xWhbcaPeN441LBcKBHHpTMOVho/TYb4C4QOywdYxafghD0U+nWwxM27g&#10;d7odQyViCPsMNdQhdJmUvqzJol+4jjhyZ9dbDBH2lTQ9DjHctvJRqVRabDg21NjRvqbycrxaDZ+v&#10;5++vJ/VWPdukG9yoJNu11PphNu42IAKN4S7+d7+YOH+pknUKf38iAJ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zFNMMAAADfAAAADwAAAAAAAAAAAAAAAACYAgAAZHJzL2Rv&#10;d25yZXYueG1sUEsFBgAAAAAEAAQA9QAAAIgDAAAAAA==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 w:rsidRPr="005E4748">
                          <w:t xml:space="preserve">5 </w:t>
                        </w:r>
                        <w:r w:rsidRPr="005E4748">
                          <w:sym w:font="Symbol" w:char="F057"/>
                        </w:r>
                      </w:p>
                    </w:txbxContent>
                  </v:textbox>
                </v:shape>
                <v:shape id="Text Box 83" o:spid="_x0000_s1062" type="#_x0000_t202" style="position:absolute;left:2361;top:11560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Bgr8IA&#10;AADfAAAADwAAAGRycy9kb3ducmV2LnhtbERPyWrDMBC9F/IPYgK9NVJCVtdKCAmFnhKytNDbYI0X&#10;Yo2Mpcbu31eBQo+Pt6eb3tbiTq2vHGsYjxQI4syZigsN18vbyxKED8gGa8ek4Yc8bNaDpxQT4zo+&#10;0f0cChFD2CeooQyhSaT0WUkW/cg1xJHLXWsxRNgW0rTYxXBby4lSc2mx4thQYkO7krLb+dtq+Djk&#10;X59TdSz2dtZ0rleS7Upq/Tzst68gAvXhX/znfjdx/ljNVgt4/IkA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GCvwgAAAN8AAAAPAAAAAAAAAAAAAAAAAJgCAABkcnMvZG93&#10;bnJldi54bWxQSwUGAAAAAAQABAD1AAAAhwMAAAAA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>30 V</w:t>
                        </w:r>
                      </w:p>
                    </w:txbxContent>
                  </v:textbox>
                </v:shape>
                <v:line id="Line 84" o:spid="_x0000_s1063" style="position:absolute;visibility:visible;mso-wrap-style:square" from="7597,10811" to="7597,12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hfdsYAAADfAAAADwAAAGRycy9kb3ducmV2LnhtbERPTUvDQBC9C/0Pywje7KaKocZuS1GE&#10;1oO0VdDjNDsmqdnZsLsm8d87B6HHx/terEbXqp5CbDwbmE0zUMSltw1XBt7fnq/noGJCtth6JgO/&#10;FGG1nFwssLB+4D31h1QpCeFYoIE6pa7QOpY1OYxT3xEL9+WDwyQwVNoGHCTctfomy3LtsGFpqLGj&#10;x5rK78OPM/B6u8v79fZlM35s82P5tD9+noZgzNXluH4AlWhMZ/G/e2Nl/iy7u5fB8kcA6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4X3bGAAAA3wAAAA8AAAAAAAAA&#10;AAAAAAAAoQIAAGRycy9kb3ducmV2LnhtbFBLBQYAAAAABAAEAPkAAACUAwAAAAA=&#10;"/>
                <v:group id="Group 85" o:spid="_x0000_s1064" style="position:absolute;left:9093;top:10852;width:189;height:2057;flip:x" coordorigin="3501,6664" coordsize="240,21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11F6fCAAAA3wAAAA8A&#10;AAAAAAAAAAAAAAAAqgIAAGRycy9kb3ducmV2LnhtbFBLBQYAAAAABAAEAPoAAACZAwAAAAA=&#10;">
                  <v:line id="Line 86" o:spid="_x0000_s1065" style="position:absolute;visibility:visible;mso-wrap-style:square" from="3741,6664" to="3741,7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Gni8UAAADfAAAADwAAAGRycy9kb3ducmV2LnhtbERPTUvDQBC9C/6HZQRvdrcKQWK3pShC&#10;60FsFexxmp0m0exs2F2T+O+dg9Dj430vVpPv1EAxtYEtzGcGFHEVXMu1hY/355t7UCkjO+wCk4Vf&#10;SrBaXl4ssHRh5B0N+1wrCeFUooUm577UOlUNeUyz0BMLdwrRYxYYa+0ijhLuO31rTKE9tiwNDfb0&#10;2FD1vf/xFl7v3ophvX3ZTJ/b4lg97Y6HrzFae301rR9AZZryWfzv3jiZPzeFkQfyRwD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Gni8UAAADfAAAADwAAAAAAAAAA&#10;AAAAAAChAgAAZHJzL2Rvd25yZXYueG1sUEsFBgAAAAAEAAQA+QAAAJMDAAAAAA==&#10;"/>
                  <v:line id="Line 87" o:spid="_x0000_s1066" style="position:absolute;visibility:visible;mso-wrap-style:square" from="3741,7984" to="3741,88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0CEMUAAADfAAAADwAAAGRycy9kb3ducmV2LnhtbERPXUvDMBR9H/gfwhX2tiVVKFKXjaEI&#10;mw+yTUEf75prW21uSpK13b9fBoKPh/O9WI22FT350DjWkM0VCOLSmYYrDR/vL7MHECEiG2wdk4Yz&#10;BVgtbyYLLIwbeE/9IVYihXAoUEMdY1dIGcqaLIa564gT9+28xZigr6TxOKRw28o7pXJpseHUUGNH&#10;TzWVv4eT1fB2v8v79fZ1M35u82P5vD9+/Qxe6+ntuH4EEWmM/+I/98ak+ZnKVQbXPwmAXF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0CEMUAAADfAAAADwAAAAAAAAAA&#10;AAAAAAChAgAAZHJzL2Rvd25yZXYueG1sUEsFBgAAAAAEAAQA+QAAAJMDAAAAAA==&#10;"/>
                  <v:group id="Group 88" o:spid="_x0000_s1067" style="position:absolute;left:3381;top:7624;width:480;height:240;rotation:90;flip:x" coordorigin="5661,7144" coordsize="1440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DTJ7XCAAAA3wAAAA8A&#10;AAAAAAAAAAAAAAAAqgIAAGRycy9kb3ducmV2LnhtbFBLBQYAAAAABAAEAPoAAACZAwAAAAA=&#10;">
                    <v:line id="Line 89" o:spid="_x0000_s1068" style="position:absolute;flip:y;visibility:visible;mso-wrap-style:square" from="5661,7144" to="59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82FcUAAADfAAAADwAAAGRycy9kb3ducmV2LnhtbERPTWsCMRC9F/wPYQq9lJrYFrGrUaRQ&#10;6MGLWlZ6GzfTzbKbyZqkuv33plDo8fG+F6vBdeJMITaeNUzGCgRx5U3DtYaP/dvDDERMyAY7z6Th&#10;hyKslqObBRbGX3hL512qRQ7hWKAGm1JfSBkrSw7j2PfEmfvywWHKMNTSBLzkcNfJR6Wm0mHDucFi&#10;T6+Wqnb37TTI2eb+FNbH57ZsD4cXW1Zl/7nR+u52WM9BJBrSv/jP/W7y/Imaqif4/ZMB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82FcUAAADfAAAADwAAAAAAAAAA&#10;AAAAAAChAgAAZHJzL2Rvd25yZXYueG1sUEsFBgAAAAAEAAQA+QAAAJMDAAAAAA==&#10;"/>
                    <v:line id="Line 90" o:spid="_x0000_s1069" style="position:absolute;visibility:visible;mso-wrap-style:square" from="5901,7144" to="614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qhiMUAAADfAAAADwAAAGRycy9kb3ducmV2LnhtbERPXWvCMBR9F/Yfwh34polzlNEZRTYG&#10;ugdRN9ger81d2625KUnWdv/eCMIeD+d7sRpsIzryoXasYTZVIIgLZ2ouNby/vUweQISIbLBxTBr+&#10;KMBqeTNaYG5czwfqjrEUKYRDjhqqGNtcylBUZDFMXUucuC/nLcYEfSmNxz6F20beKZVJizWnhgpb&#10;eqqo+Dn+Wg27+T7r1tvXzfCxzU7F8+H0+d17rce3w/oRRKQh/ouv7o1J82cqU/dw+ZMAyOUZ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1qhiMUAAADfAAAADwAAAAAAAAAA&#10;AAAAAAChAgAAZHJzL2Rvd25yZXYueG1sUEsFBgAAAAAEAAQA+QAAAJMDAAAAAA==&#10;"/>
                    <v:line id="Line 91" o:spid="_x0000_s1070" style="position:absolute;flip:y;visibility:visible;mso-wrap-style:square" from="6141,7144" to="638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oL+sUAAADfAAAADwAAAGRycy9kb3ducmV2LnhtbERPTWsCMRC9F/wPYQq9lJpYWrGrUaRQ&#10;6MGLWlZ6GzfTzbKbyZqkuv33plDo8fG+F6vBdeJMITaeNUzGCgRx5U3DtYaP/dvDDERMyAY7z6Th&#10;hyKslqObBRbGX3hL512qRQ7hWKAGm1JfSBkrSw7j2PfEmfvywWHKMNTSBLzkcNfJR6Wm0mHDucFi&#10;T6+Wqnb37TTI2eb+FNbHp7ZsD4cXW1Zl/7nR+u52WM9BJBrSv/jP/W7y/Imaqmf4/ZMB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oL+sUAAADfAAAADwAAAAAAAAAA&#10;AAAAAAChAgAAZHJzL2Rvd25yZXYueG1sUEsFBgAAAAAEAAQA+QAAAJMDAAAAAA==&#10;"/>
                    <v:line id="Line 92" o:spid="_x0000_s1071" style="position:absolute;visibility:visible;mso-wrap-style:square" from="6381,7144" to="662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SaZMUAAADfAAAADwAAAGRycy9kb3ducmV2LnhtbERPXUvDMBR9F/wP4Qq+uWQKQbplY2wM&#10;Nh/ETcE93jXXtq65KUls6783guDj4XzPl6NrRU8hNp4NTCcKBHHpbcOVgbfX7d0jiJiQLbaeycA3&#10;RVgurq/mWFg/8IH6Y6pEDuFYoIE6pa6QMpY1OYwT3xFn7sMHhynDUEkbcMjhrpX3SmnpsOHcUGNH&#10;65rKy/HLGXh+eNH9av+0G9/3+lxuDufT5xCMub0ZVzMQicb0L/5z72yeP1Vaafj9kwH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SaZMUAAADfAAAADwAAAAAAAAAA&#10;AAAAAAChAgAAZHJzL2Rvd25yZXYueG1sUEsFBgAAAAAEAAQA+QAAAJMDAAAAAA==&#10;"/>
                    <v:line id="Line 93" o:spid="_x0000_s1072" style="position:absolute;flip:y;visibility:visible;mso-wrap-style:square" from="6621,7144" to="686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QwFsUAAADfAAAADwAAAGRycy9kb3ducmV2LnhtbERPTWsCMRC9F/ofwhR6KTWxFKurUUQo&#10;9OClWlZ6GzfjZtnNZE1S3f77plDo8fG+F6vBdeJCITaeNYxHCgRx5U3DtYaP/evjFERMyAY7z6Th&#10;myKslrc3CyyMv/I7XXapFjmEY4EabEp9IWWsLDmMI98TZ+7kg8OUYailCXjN4a6TT0pNpMOGc4PF&#10;njaWqnb35TTI6fbhHNbH57ZsD4eZLauy/9xqfX83rOcgEg3pX/znfjN5/lhN1Av8/skA5P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9QwFsUAAADfAAAADwAAAAAAAAAA&#10;AAAAAAChAgAAZHJzL2Rvd25yZXYueG1sUEsFBgAAAAAEAAQA+QAAAJMDAAAAAA==&#10;"/>
                    <v:line id="Line 94" o:spid="_x0000_s1073" style="position:absolute;visibility:visible;mso-wrap-style:square" from="6861,7144" to="7101,7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erjcUAAADfAAAADwAAAGRycy9kb3ducmV2LnhtbERPTUvDQBC9C/6HZQRvdrcKQWK3pShC&#10;60FsFexxmp0m0exs2F2T+O+dg9Dj430vVpPv1EAxtYEtzGcGFHEVXMu1hY/355t7UCkjO+wCk4Vf&#10;SrBaXl4ssHRh5B0N+1wrCeFUooUm577UOlUNeUyz0BMLdwrRYxYYa+0ijhLuO31rTKE9tiwNDfb0&#10;2FD1vf/xFl7v3ophvX3ZTJ/b4lg97Y6HrzFae301rR9AZZryWfzv3jiZPzeFkcHyRwD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erjcUAAADfAAAADwAAAAAAAAAA&#10;AAAAAAChAgAAZHJzL2Rvd25yZXYueG1sUEsFBgAAAAAEAAQA+QAAAJMDAAAAAA==&#10;"/>
                  </v:group>
                </v:group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95" o:spid="_x0000_s1074" type="#_x0000_t4" style="position:absolute;left:7410;top:11413;width:374;height: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HIo8MA&#10;AADfAAAADwAAAGRycy9kb3ducmV2LnhtbERP3WrCMBS+H+wdwhl4NxO9ENcZZQwGsnlj5wMcm2PT&#10;rTmpSWzr2y8DwcuP73+1GV0regqx8axhNlUgiCtvGq41HL4/npcgYkI22HomDVeKsFk/PqywMH7g&#10;PfVlqkUO4VigBptSV0gZK0sO49R3xJk7+eAwZRhqaQIOOdy1cq7UQjpsODdY7OjdUvVbXpyGn2Nn&#10;h93yfFJlFXr5uQvb8/5L68nT+PYKItGY7uKbe2vy/JlaqBf4/5MB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HIo8MAAADfAAAADwAAAAAAAAAAAAAAAACYAgAAZHJzL2Rv&#10;d25yZXYueG1sUEsFBgAAAAAEAAQA9QAAAIgDAAAAAA==&#10;"/>
                <v:line id="Line 96" o:spid="_x0000_s1075" style="position:absolute;flip:y;visibility:visible;mso-wrap-style:square" from="7597,11600" to="7597,11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dgusMAAADfAAAADwAAAGRycy9kb3ducmV2LnhtbERPS0vDQBC+C/0Pywhegt2NhVJjt6U+&#10;CoJ4sPXgcciOSTA7G7JjG/+9cxA8fnzv9XaKvTnRmLvEHsq5A0Ncp9Bx4+H9uL9egcmCHLBPTB5+&#10;KMN2M7tYYxXSmd/odJDGaAjnCj20IkNlba5bipjnaSBW7jONEUXh2Ngw4lnDY29vnFvaiB1rQ4sD&#10;PbRUfx2+o87Yv/LjYlHcR1sUt/T0IS/OivdXl9PuDozQJP/iP/dzUF/plqU+0D8Kw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3YLrDAAAA3wAAAA8AAAAAAAAAAAAA&#10;AAAAoQIAAGRycy9kb3ducmV2LnhtbFBLBQYAAAAABAAEAPkAAACRAwAAAAA=&#10;">
                  <v:stroke endarrow="block"/>
                </v:line>
                <v:shape id="Text Box 97" o:spid="_x0000_s1076" type="#_x0000_t202" style="position:absolute;left:7597;top:11787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/ZsIA&#10;AADfAAAADwAAAGRycy9kb3ducmV2LnhtbERPW2vCMBR+F/wP4Qh706TDFdcZRSbCnja8DfZ2aI5t&#10;sTkpTWy7f78MBB8/vvtyPdhadNT6yrGGZKZAEOfOVFxoOB130wUIH5AN1o5Jwy95WK/GoyVmxvW8&#10;p+4QChFD2GeooQyhyaT0eUkW/cw1xJG7uNZiiLAtpGmxj+G2ls9KpdJixbGhxIbeS8qvh5vVcP68&#10;/HzP1VextS9N7wYl2b5KrZ8mw+YNRKAhPMR394eJ8xOVJgn8/4kA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z9mwgAAAN8AAAAPAAAAAAAAAAAAAAAAAJgCAABkcnMvZG93&#10;bnJldi54bWxQSwUGAAAAAAQABAD1AAAAhwMAAAAA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>4 I</w:t>
                        </w:r>
                        <w:r>
                          <w:rPr>
                            <w:vertAlign w:val="subscript"/>
                          </w:rPr>
                          <w:t>x</w:t>
                        </w:r>
                      </w:p>
                    </w:txbxContent>
                  </v:textbox>
                </v:shape>
                <v:shape id="Text Box 98" o:spid="_x0000_s1077" type="#_x0000_t202" style="position:absolute;left:6101;top:10265;width:93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GhEcMA&#10;AADfAAAADwAAAGRycy9kb3ducmV2LnhtbERPXWvCMBR9H/gfwhX2NpOKE62mRRRhTxtzKvh2aa5t&#10;sbkpTbTdv18Ggz0ezvc6H2wjHtT52rGGZKJAEBfO1FxqOH7tXxYgfEA22DgmDd/kIc9GT2tMjev5&#10;kx6HUIoYwj5FDVUIbSqlLyqy6CeuJY7c1XUWQ4RdKU2HfQy3jZwqNZcWa44NFba0rai4He5Ww+n9&#10;ejnP1Ee5s69t7wYl2S6l1s/jYbMCEWgI/+I/95uJ8xM1T6bw+ycC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GhEcMAAADfAAAADwAAAAAAAAAAAAAAAACYAgAAZHJzL2Rv&#10;d25yZXYueG1sUEsFBgAAAAAEAAQA9QAAAIgDAAAAAA==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 xml:space="preserve">1 </w:t>
                        </w:r>
                        <w:r>
                          <w:sym w:font="Symbol" w:char="F057"/>
                        </w:r>
                      </w:p>
                    </w:txbxContent>
                  </v:textbox>
                </v:shape>
                <v:shape id="Text Box 99" o:spid="_x0000_s1078" type="#_x0000_t202" style="position:absolute;left:7036;top:10452;width:90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0EisMA&#10;AADfAAAADwAAAGRycy9kb3ducmV2LnhtbERPW2vCMBR+H/gfwhF8m0nnJrM2ikwEnxxzm+DboTm9&#10;YHNSmmi7f28Ggz1+fPdsPdhG3KjztWMNyVSBIM6dqbnU8PW5e3wF4QOywcYxafghD+vV6CHD1Lie&#10;P+h2DKWIIexT1FCF0KZS+rwii37qWuLIFa6zGCLsSmk67GO4beSTUnNpsebYUGFLbxXll+PVavg+&#10;FOfTs3ovt/al7d2gJNuF1HoyHjZLEIGG8C/+c+9NnJ+oeTKD3z8R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0EisMAAADfAAAADwAAAAAAAAAAAAAAAACYAgAAZHJzL2Rv&#10;d25yZXYueG1sUEsFBgAAAAAEAAQA9QAAAIgDAAAAAA==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proofErr w:type="gramStart"/>
                        <w:r>
                          <w:t>V</w:t>
                        </w:r>
                        <w:r>
                          <w:rPr>
                            <w:vertAlign w:val="subscript"/>
                          </w:rPr>
                          <w:t>o</w:t>
                        </w:r>
                        <w:proofErr w:type="gramEnd"/>
                      </w:p>
                    </w:txbxContent>
                  </v:textbox>
                </v:shape>
                <v:shape id="Text Box 100" o:spid="_x0000_s1079" type="#_x0000_t202" style="position:absolute;left:5166;top:10452;width:90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c/sMA&#10;AADfAAAADwAAAGRycy9kb3ducmV2LnhtbERPXWvCMBR9F/wP4Qp7s0lHJ7MzytgY7MmhTsG3S3Nt&#10;y5qb0mRt/ffLQPDxcL5Xm9E2oqfO1441pIkCQVw4U3Op4fvwMX8G4QOywcYxabiSh816OllhbtzA&#10;O+r3oRQxhH2OGqoQ2lxKX1Rk0SeuJY7cxXUWQ4RdKU2HQwy3jXxUaiEt1hwbKmzpraLiZ/9rNRy3&#10;l/MpU1/lu31qBzcqyXYptX6Yja8vIAKN4S6+uT9NnJ+qRZrB/58I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Sc/sMAAADfAAAADwAAAAAAAAAAAAAAAACYAgAAZHJzL2Rv&#10;d25yZXYueG1sUEsFBgAAAAAEAAQA9QAAAIgDAAAAAA==&#10;" filled="f" stroked="f">
                  <v:textbox>
                    <w:txbxContent>
                      <w:p w:rsidR="007265C8" w:rsidRDefault="007265C8" w:rsidP="00D73BF9">
                        <w:pPr>
                          <w:jc w:val="center"/>
                          <w:rPr>
                            <w:vertAlign w:val="subscript"/>
                          </w:rPr>
                        </w:pPr>
                        <w:r>
                          <w:t>V</w:t>
                        </w:r>
                        <w:r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group id="Group 101" o:spid="_x0000_s1080" style="position:absolute;left:6101;top:12892;width:864;height:864" coordorigin="7200,7728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0W/ExwwAAAN8AAAAP&#10;AAAAAAAAAAAAAAAAAKoCAABkcnMvZG93bnJldi54bWxQSwUGAAAAAAQABAD6AAAAmgMAAAAA&#10;">
                  <v:rect id="Rectangle 102" o:spid="_x0000_s1081" style="position:absolute;left:7200;top:7728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xUzcMA&#10;AADfAAAADwAAAGRycy9kb3ducmV2LnhtbERPW2vCMBR+H/gfwhH2NpPuErQaRQaCMPcwFXw9NMe2&#10;2JzUJmr992Yw2OPHd58teteIK3Wh9mwgGykQxIW3NZcG9rvVyxhEiMgWG89k4E4BFvPB0wxz62/8&#10;Q9dtLEUK4ZCjgSrGNpcyFBU5DCPfEifu6DuHMcGulLbDWwp3jXxVSkuHNaeGClv6rKg4bS/OAOp3&#10;e/4+vm12XxeNk7JXq4+DMuZ52C+nICL18V/8517bND9TOtPw+ycB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xUzcMAAADfAAAADwAAAAAAAAAAAAAAAACYAgAAZHJzL2Rv&#10;d25yZXYueG1sUEsFBgAAAAAEAAQA9QAAAIgDAAAAAA==&#10;" stroked="f"/>
                  <v:line id="Line 103" o:spid="_x0000_s1082" style="position:absolute;visibility:visible;mso-wrap-style:square" from="7632,7728" to="7632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GpIsUAAADfAAAADwAAAGRycy9kb3ducmV2LnhtbERPXWvCMBR9H/gfwhV8m2kndNIZRTYG&#10;uocx3UAfr81dW21uSpK13b9fBoKPh/O9WA2mER05X1tWkE4TEMSF1TWXCr4+X+/nIHxA1thYJgW/&#10;5GG1HN0tMNe25x11+1CKGMI+RwVVCG0upS8qMuintiWO3Ld1BkOErpTaYR/DTSMfkiSTBmuODRW2&#10;9FxRcdn/GAXvs4+sW2/fNsNhm52Kl93peO6dUpPxsH4CEWgIN/HVvdFxfppk6SP8/4kA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GpIsUAAADfAAAADwAAAAAAAAAA&#10;AAAAAAChAgAAZHJzL2Rvd25yZXYueG1sUEsFBgAAAAAEAAQA+QAAAJMDAAAAAA==&#10;"/>
                  <v:line id="Line 104" o:spid="_x0000_s1083" style="position:absolute;visibility:visible;mso-wrap-style:square" from="7344,8016" to="7920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49UMUAAADfAAAADwAAAGRycy9kb3ducmV2LnhtbERPTUvDQBC9C/0PyxS82U0UgsRuS2kR&#10;Wg9iq6DHaXZMotnZsLsm8d87B6HHx/terifXqYFCbD0byBcZKOLK25ZrA2+vjzf3oGJCtth5JgO/&#10;FGG9ml0tsbR+5CMNp1QrCeFYooEmpb7UOlYNOYwL3xML9+mDwyQw1NoGHCXcdfo2ywrtsGVpaLCn&#10;bUPV9+nHGXi+eymGzeFpP70finO1O54/vsZgzPV82jyASjSli/jfvbcyP8+KXAbLHwG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49UMUAAADfAAAADwAAAAAAAAAA&#10;AAAAAAChAgAAZHJzL2Rvd25yZXYueG1sUEsFBgAAAAAEAAQA+QAAAJMDAAAAAA==&#10;"/>
                  <v:line id="Line 105" o:spid="_x0000_s1084" style="position:absolute;visibility:visible;mso-wrap-style:square" from="7488,8100" to="7776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Yy8UAAADfAAAADwAAAGRycy9kb3ducmV2LnhtbERPXWvCMBR9H/gfwhV8m2knlNkZRTYG&#10;uocx3UAfr81dW21uSpK13b9fBoKPh/O9WA2mER05X1tWkE4TEMSF1TWXCr4+X+8fQfiArLGxTAp+&#10;ycNqObpbYK5tzzvq9qEUMYR9jgqqENpcSl9UZNBPbUscuW/rDIYIXSm1wz6Gm0Y+JEkmDdYcGyps&#10;6bmi4rL/MQreZx9Zt96+bYbDNjsVL7vT8dw7pSbjYf0EItAQbuKre6Pj/DTJ0jn8/4kA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KYy8UAAADfAAAADwAAAAAAAAAA&#10;AAAAAAChAgAAZHJzL2Rvd25yZXYueG1sUEsFBgAAAAAEAAQA+QAAAJMDAAAAAA==&#10;"/>
                  <v:line id="Line 106" o:spid="_x0000_s1085" style="position:absolute;visibility:visible;mso-wrap-style:square" from="7572,8184" to="7716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T768UAAADfAAAADwAAAGRycy9kb3ducmV2LnhtbERPTUvDQBC9C/6HZQRvdtMKQdJuS2kp&#10;tB7EVsEep9kxic3Oht01if/eOQgeH+97sRpdq3oKsfFsYDrJQBGX3jZcGXh/2z08gYoJ2WLrmQz8&#10;UITV8vZmgYX1Ax+pP6VKSQjHAg3UKXWF1rGsyWGc+I5YuE8fHCaBodI24CDhrtWzLMu1w4alocaO&#10;NjWV19O3M/Dy+Jr368Pzfvw45Jdye7ycv4ZgzP3duJ6DSjSmf/Gfe29l/jTLZ/JA/ggAv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T768UAAADfAAAADwAAAAAAAAAA&#10;AAAAAAChAgAAZHJzL2Rvd25yZXYueG1sUEsFBgAAAAAEAAQA+QAAAJMDAAAAAA==&#10;"/>
                </v:group>
              </v:group>
            </w:pict>
          </mc:Fallback>
        </mc:AlternateContent>
      </w:r>
    </w:p>
    <w:p w:rsidR="00D73BF9" w:rsidRPr="00D73BF9" w:rsidRDefault="00D73BF9" w:rsidP="00D73BF9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73BF9" w:rsidRPr="00D73BF9" w:rsidRDefault="00D73BF9" w:rsidP="00D73BF9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73BF9" w:rsidRPr="00D73BF9" w:rsidRDefault="00D73BF9" w:rsidP="00D73BF9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73BF9" w:rsidRPr="00D73BF9" w:rsidRDefault="00D73BF9" w:rsidP="00D73BF9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gramStart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At  node</w:t>
      </w:r>
      <w:proofErr w:type="gramEnd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1,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                 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position w:val="-44"/>
          <w:sz w:val="24"/>
          <w:szCs w:val="24"/>
          <w:lang w:eastAsia="en-US"/>
        </w:rPr>
        <w:object w:dxaOrig="3120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pt;height:50.25pt" o:ole="">
            <v:imagedata r:id="rId9" o:title=""/>
          </v:shape>
          <o:OLEObject Type="Embed" ProgID="Equation.3" ShapeID="_x0000_i1025" DrawAspect="Content" ObjectID="_1605773824" r:id="rId10"/>
        </w:objec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(1)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At node o,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position w:val="-44"/>
          <w:sz w:val="24"/>
          <w:szCs w:val="24"/>
          <w:lang w:eastAsia="en-US"/>
        </w:rPr>
        <w:object w:dxaOrig="2760" w:dyaOrig="999">
          <v:shape id="_x0000_i1026" type="#_x0000_t75" style="width:138pt;height:50.25pt" o:ole="">
            <v:imagedata r:id="rId11" o:title=""/>
          </v:shape>
          <o:OLEObject Type="Embed" ProgID="Equation.3" ShapeID="_x0000_i1026" DrawAspect="Content" ObjectID="_1605773825" r:id="rId12"/>
        </w:objec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(2)</w:t>
      </w:r>
    </w:p>
    <w:p w:rsid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gramStart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But  I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x</w:t>
      </w:r>
      <w:proofErr w:type="gramEnd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=  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/2.  Substituting this in (2) leads to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–15V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+ 6V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</w:t>
      </w:r>
      <w:proofErr w:type="gramStart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0  or</w:t>
      </w:r>
      <w:proofErr w:type="gramEnd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0.4V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(3)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Substituting (3) into 1,</w:t>
      </w:r>
    </w:p>
    <w:p w:rsidR="00D73BF9" w:rsidRPr="00D73BF9" w:rsidRDefault="00D73BF9" w:rsidP="00D73B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D73BF9" w:rsidRPr="00D73BF9" w:rsidRDefault="00D73BF9" w:rsidP="00D73BF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16(0.4V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) – 10V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</w:t>
      </w:r>
      <w:proofErr w:type="gramStart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30  or</w:t>
      </w:r>
      <w:proofErr w:type="gramEnd"/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V</w:t>
      </w:r>
      <w:r w:rsidRPr="00D73BF9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</w:t>
      </w:r>
      <w:r w:rsidRPr="00D73BF9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–8.333 V</w:t>
      </w:r>
      <w:r w:rsidRPr="00D73BF9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D73BF9" w:rsidRDefault="00D73BF9" w:rsidP="00D73BF9">
      <w:pPr>
        <w:pStyle w:val="a3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2B4C61" w:rsidRPr="002B4C61" w:rsidRDefault="002B4C61" w:rsidP="002B4C61">
      <w:pPr>
        <w:adjustRightInd w:val="0"/>
        <w:rPr>
          <w:rFonts w:ascii="Times New Roman" w:hAnsi="Times New Roman" w:cs="Times New Roman"/>
          <w:sz w:val="24"/>
          <w:szCs w:val="24"/>
          <w:lang w:eastAsia="zh-HK"/>
        </w:rPr>
      </w:pPr>
    </w:p>
    <w:p w:rsidR="001A7CD2" w:rsidRPr="001A7CD2" w:rsidRDefault="001A7CD2" w:rsidP="001A7CD2">
      <w:pPr>
        <w:pStyle w:val="a3"/>
        <w:numPr>
          <w:ilvl w:val="0"/>
          <w:numId w:val="1"/>
        </w:numPr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mesh analysis, f</w:t>
      </w:r>
      <w:r w:rsidRPr="001A7CD2">
        <w:rPr>
          <w:rFonts w:ascii="Times New Roman" w:hAnsi="Times New Roman" w:cs="Times New Roman"/>
          <w:sz w:val="24"/>
          <w:szCs w:val="24"/>
        </w:rPr>
        <w:t xml:space="preserve">ind current </w:t>
      </w:r>
      <w:r w:rsidRPr="001A7CD2">
        <w:rPr>
          <w:rFonts w:ascii="Times New Roman" w:hAnsi="Times New Roman" w:cs="Times New Roman"/>
          <w:b/>
          <w:bCs/>
          <w:i/>
          <w:iCs/>
          <w:sz w:val="24"/>
          <w:szCs w:val="24"/>
        </w:rPr>
        <w:t>i</w:t>
      </w:r>
      <w:r w:rsidR="002B4C61">
        <w:rPr>
          <w:rFonts w:ascii="Times New Roman" w:hAnsi="Times New Roman" w:cs="Times New Roman"/>
          <w:sz w:val="24"/>
          <w:szCs w:val="24"/>
        </w:rPr>
        <w:t xml:space="preserve"> in the circuit in Figure 3</w:t>
      </w:r>
      <w:r w:rsidRPr="001A7CD2">
        <w:rPr>
          <w:rFonts w:ascii="Times New Roman" w:hAnsi="Times New Roman" w:cs="Times New Roman"/>
          <w:sz w:val="24"/>
          <w:szCs w:val="24"/>
        </w:rPr>
        <w:t xml:space="preserve">.   </w:t>
      </w:r>
    </w:p>
    <w:p w:rsidR="001A7CD2" w:rsidRDefault="001A7CD2" w:rsidP="001A7CD2">
      <w:pPr>
        <w:rPr>
          <w:rFonts w:ascii="Times New Roman" w:hAnsi="Times New Roman" w:cs="Times New Roman"/>
          <w:sz w:val="28"/>
          <w:szCs w:val="28"/>
          <w:lang w:eastAsia="zh-HK"/>
        </w:rPr>
      </w:pPr>
      <w:r>
        <w:rPr>
          <w:noProof/>
        </w:rPr>
        <w:drawing>
          <wp:inline distT="0" distB="0" distL="0" distR="0" wp14:anchorId="190FDC90" wp14:editId="108D43AD">
            <wp:extent cx="3048000" cy="1962150"/>
            <wp:effectExtent l="0" t="0" r="0" b="0"/>
            <wp:docPr id="131094" name="Picture 13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C61">
        <w:rPr>
          <w:rFonts w:ascii="Times New Roman" w:hAnsi="Times New Roman" w:cs="Times New Roman"/>
          <w:sz w:val="24"/>
          <w:szCs w:val="24"/>
          <w:lang w:eastAsia="zh-HK"/>
        </w:rPr>
        <w:t>Figure 3</w:t>
      </w:r>
    </w:p>
    <w:p w:rsidR="001A7CD2" w:rsidRDefault="001A7CD2" w:rsidP="001A7CD2">
      <w:pPr>
        <w:rPr>
          <w:rFonts w:ascii="Times New Roman" w:hAnsi="Times New Roman" w:cs="Times New Roman"/>
          <w:sz w:val="28"/>
          <w:szCs w:val="28"/>
          <w:lang w:eastAsia="zh-HK"/>
        </w:rPr>
      </w:pPr>
    </w:p>
    <w:p w:rsidR="001A7CD2" w:rsidRDefault="001A7CD2" w:rsidP="001A7CD2">
      <w:pPr>
        <w:rPr>
          <w:rFonts w:ascii="Times New Roman" w:hAnsi="Times New Roman" w:cs="Times New Roman"/>
          <w:sz w:val="28"/>
          <w:szCs w:val="28"/>
          <w:lang w:eastAsia="zh-HK"/>
        </w:rPr>
      </w:pPr>
      <w:r>
        <w:rPr>
          <w:rFonts w:ascii="Times New Roman" w:hAnsi="Times New Roman" w:cs="Times New Roman"/>
          <w:sz w:val="28"/>
          <w:szCs w:val="28"/>
          <w:lang w:eastAsia="zh-HK"/>
        </w:rPr>
        <w:t>Sol:</w:t>
      </w:r>
    </w:p>
    <w:p w:rsidR="001A7CD2" w:rsidRDefault="001A7CD2" w:rsidP="001A7CD2">
      <w:r>
        <w:rPr>
          <w:noProof/>
        </w:rPr>
        <w:drawing>
          <wp:inline distT="0" distB="0" distL="0" distR="0" wp14:anchorId="4BAA5986">
            <wp:extent cx="4601210" cy="26200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7CD2" w:rsidRDefault="001A7CD2" w:rsidP="001A7CD2"/>
    <w:p w:rsidR="001A7CD2" w:rsidRDefault="001A7CD2" w:rsidP="001A7CD2">
      <w:r>
        <w:lastRenderedPageBreak/>
        <w:t>For loop 1,</w:t>
      </w:r>
      <w:r>
        <w:tab/>
      </w:r>
      <w:r>
        <w:tab/>
        <w:t>30 = 5i</w:t>
      </w:r>
      <w:r>
        <w:rPr>
          <w:vertAlign w:val="subscript"/>
        </w:rPr>
        <w:t>1</w:t>
      </w:r>
      <w:r>
        <w:t xml:space="preserve"> – 3i</w:t>
      </w:r>
      <w:r>
        <w:rPr>
          <w:vertAlign w:val="subscript"/>
        </w:rPr>
        <w:t>2</w:t>
      </w:r>
      <w:r>
        <w:t xml:space="preserve"> – 2i</w:t>
      </w:r>
      <w:r>
        <w:rPr>
          <w:vertAlign w:val="subscript"/>
        </w:rPr>
        <w:t>3</w:t>
      </w:r>
      <w:r>
        <w:tab/>
      </w:r>
      <w:r>
        <w:tab/>
      </w:r>
      <w:r>
        <w:tab/>
      </w:r>
      <w:r>
        <w:tab/>
      </w:r>
      <w:r>
        <w:tab/>
        <w:t>(1)</w:t>
      </w:r>
    </w:p>
    <w:p w:rsidR="001A7CD2" w:rsidRDefault="001A7CD2" w:rsidP="001A7CD2">
      <w:r>
        <w:t>For loop 2,</w:t>
      </w:r>
      <w:r>
        <w:tab/>
      </w:r>
      <w:r>
        <w:tab/>
      </w:r>
      <w:proofErr w:type="gramStart"/>
      <w:r>
        <w:t>10i</w:t>
      </w:r>
      <w:r>
        <w:rPr>
          <w:vertAlign w:val="subscript"/>
        </w:rPr>
        <w:t xml:space="preserve">2 </w:t>
      </w:r>
      <w:r>
        <w:t xml:space="preserve"> -</w:t>
      </w:r>
      <w:proofErr w:type="gramEnd"/>
      <w:r>
        <w:t xml:space="preserve"> 3i</w:t>
      </w:r>
      <w:r>
        <w:rPr>
          <w:vertAlign w:val="subscript"/>
        </w:rPr>
        <w:t>1</w:t>
      </w:r>
      <w:r>
        <w:t xml:space="preserve"> – 6i</w:t>
      </w:r>
      <w:r>
        <w:rPr>
          <w:vertAlign w:val="subscript"/>
        </w:rPr>
        <w:t>4</w:t>
      </w:r>
      <w:r>
        <w:t xml:space="preserve"> = 0</w:t>
      </w:r>
      <w:r>
        <w:tab/>
      </w:r>
      <w:r>
        <w:tab/>
      </w:r>
      <w:r>
        <w:tab/>
      </w:r>
      <w:r>
        <w:tab/>
      </w:r>
      <w:r>
        <w:tab/>
        <w:t>(2)</w:t>
      </w:r>
    </w:p>
    <w:p w:rsidR="001A7CD2" w:rsidRDefault="001A7CD2" w:rsidP="001A7CD2">
      <w:r>
        <w:t xml:space="preserve">For the </w:t>
      </w:r>
      <w:proofErr w:type="spellStart"/>
      <w:r>
        <w:t>supermesh</w:t>
      </w:r>
      <w:proofErr w:type="spellEnd"/>
      <w:r>
        <w:t>,</w:t>
      </w:r>
      <w:r>
        <w:tab/>
        <w:t>6i</w:t>
      </w:r>
      <w:r>
        <w:rPr>
          <w:vertAlign w:val="subscript"/>
        </w:rPr>
        <w:t>3</w:t>
      </w:r>
      <w:r>
        <w:t xml:space="preserve"> + 14i</w:t>
      </w:r>
      <w:r>
        <w:rPr>
          <w:vertAlign w:val="subscript"/>
        </w:rPr>
        <w:t>4</w:t>
      </w:r>
      <w:r>
        <w:t xml:space="preserve"> – 2i</w:t>
      </w:r>
      <w:r>
        <w:rPr>
          <w:vertAlign w:val="subscript"/>
        </w:rPr>
        <w:t>1</w:t>
      </w:r>
      <w:r>
        <w:t xml:space="preserve"> – 6i</w:t>
      </w:r>
      <w:r>
        <w:rPr>
          <w:vertAlign w:val="subscript"/>
        </w:rPr>
        <w:t>2</w:t>
      </w:r>
      <w:r>
        <w:t xml:space="preserve"> = 0</w:t>
      </w:r>
      <w:r>
        <w:tab/>
      </w:r>
      <w:r>
        <w:tab/>
      </w:r>
      <w:r>
        <w:tab/>
      </w:r>
      <w:r>
        <w:tab/>
        <w:t>(3)</w:t>
      </w:r>
    </w:p>
    <w:p w:rsidR="001A7CD2" w:rsidRDefault="001A7CD2" w:rsidP="001A7CD2">
      <w:r>
        <w:t xml:space="preserve">But </w:t>
      </w:r>
      <w:r>
        <w:tab/>
        <w:t>i</w:t>
      </w:r>
      <w:r>
        <w:rPr>
          <w:vertAlign w:val="subscript"/>
        </w:rPr>
        <w:t>4</w:t>
      </w:r>
      <w:r>
        <w:t xml:space="preserve"> – i</w:t>
      </w:r>
      <w:r>
        <w:rPr>
          <w:vertAlign w:val="subscript"/>
        </w:rPr>
        <w:t>3</w:t>
      </w:r>
      <w:r>
        <w:t xml:space="preserve"> = 4 which leads </w:t>
      </w:r>
      <w:proofErr w:type="gramStart"/>
      <w:r>
        <w:t>to  i</w:t>
      </w:r>
      <w:r>
        <w:rPr>
          <w:vertAlign w:val="subscript"/>
        </w:rPr>
        <w:t>4</w:t>
      </w:r>
      <w:proofErr w:type="gramEnd"/>
      <w:r>
        <w:t xml:space="preserve"> = i</w:t>
      </w:r>
      <w:r>
        <w:rPr>
          <w:vertAlign w:val="subscript"/>
        </w:rPr>
        <w:t>3</w:t>
      </w:r>
      <w:r>
        <w:t xml:space="preserve"> + 4</w:t>
      </w:r>
      <w:r>
        <w:tab/>
      </w:r>
      <w:r>
        <w:tab/>
      </w:r>
      <w:r>
        <w:tab/>
      </w:r>
      <w:r>
        <w:tab/>
      </w:r>
      <w:r>
        <w:tab/>
        <w:t>(4)</w:t>
      </w:r>
    </w:p>
    <w:p w:rsidR="001A7CD2" w:rsidRDefault="001A7CD2" w:rsidP="001A7CD2">
      <w:r>
        <w:t>Solving (1) to (4) by elimination gives i = i</w:t>
      </w:r>
      <w:r>
        <w:rPr>
          <w:vertAlign w:val="subscript"/>
        </w:rPr>
        <w:t>1</w:t>
      </w:r>
      <w:r>
        <w:t xml:space="preserve"> </w:t>
      </w:r>
      <w:proofErr w:type="gramStart"/>
      <w:r>
        <w:t xml:space="preserve">=  </w:t>
      </w:r>
      <w:r>
        <w:rPr>
          <w:b/>
          <w:bCs/>
          <w:u w:val="single"/>
        </w:rPr>
        <w:t>8.561</w:t>
      </w:r>
      <w:proofErr w:type="gramEnd"/>
      <w:r>
        <w:rPr>
          <w:b/>
          <w:bCs/>
          <w:u w:val="single"/>
        </w:rPr>
        <w:t xml:space="preserve"> A</w:t>
      </w:r>
      <w:r>
        <w:t>.</w:t>
      </w:r>
    </w:p>
    <w:p w:rsidR="001A7CD2" w:rsidRDefault="001A7CD2" w:rsidP="001A7CD2">
      <w:pPr>
        <w:pStyle w:val="a3"/>
        <w:autoSpaceDE w:val="0"/>
        <w:autoSpaceDN w:val="0"/>
        <w:adjustRightInd w:val="0"/>
        <w:ind w:left="360"/>
        <w:rPr>
          <w:rFonts w:ascii="Times New Roman" w:hAnsi="Times New Roman" w:cs="Times New Roman"/>
          <w:sz w:val="24"/>
          <w:szCs w:val="24"/>
        </w:rPr>
      </w:pPr>
    </w:p>
    <w:p w:rsidR="001A7CD2" w:rsidRDefault="001A7CD2" w:rsidP="001A7CD2">
      <w:pPr>
        <w:pStyle w:val="a3"/>
        <w:autoSpaceDE w:val="0"/>
        <w:autoSpaceDN w:val="0"/>
        <w:adjustRightInd w:val="0"/>
        <w:ind w:left="360"/>
        <w:rPr>
          <w:rFonts w:ascii="Times New Roman" w:hAnsi="Times New Roman" w:cs="Times New Roman"/>
          <w:sz w:val="24"/>
          <w:szCs w:val="24"/>
        </w:rPr>
      </w:pPr>
    </w:p>
    <w:p w:rsidR="00DC29C0" w:rsidRPr="00DC29C0" w:rsidRDefault="00DC29C0" w:rsidP="00DC29C0">
      <w:pPr>
        <w:pStyle w:val="a3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C29C0">
        <w:rPr>
          <w:rFonts w:ascii="Times New Roman" w:hAnsi="Times New Roman" w:cs="Times New Roman"/>
          <w:sz w:val="24"/>
          <w:szCs w:val="24"/>
        </w:rPr>
        <w:t xml:space="preserve">Determine </w:t>
      </w:r>
      <w:proofErr w:type="spellStart"/>
      <w:proofErr w:type="gramStart"/>
      <w:r w:rsidRPr="00DC29C0">
        <w:rPr>
          <w:rFonts w:ascii="Times New Roman" w:hAnsi="Times New Roman" w:cs="Times New Roman"/>
          <w:b/>
          <w:bCs/>
          <w:i/>
          <w:iCs/>
          <w:sz w:val="24"/>
          <w:szCs w:val="24"/>
        </w:rPr>
        <w:t>v</w:t>
      </w:r>
      <w:r w:rsidRPr="00DC29C0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o</w:t>
      </w:r>
      <w:proofErr w:type="spellEnd"/>
      <w:proofErr w:type="gramEnd"/>
      <w:r w:rsidRPr="00DC29C0">
        <w:rPr>
          <w:rFonts w:ascii="Times New Roman" w:hAnsi="Times New Roman" w:cs="Times New Roman"/>
          <w:sz w:val="24"/>
          <w:szCs w:val="24"/>
        </w:rPr>
        <w:t xml:space="preserve"> in the circuit in Fig</w:t>
      </w:r>
      <w:r w:rsidR="002D4308">
        <w:rPr>
          <w:rFonts w:ascii="Times New Roman" w:hAnsi="Times New Roman" w:cs="Times New Roman"/>
          <w:sz w:val="24"/>
          <w:szCs w:val="24"/>
        </w:rPr>
        <w:t xml:space="preserve">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3</w:t>
      </w:r>
      <w:r w:rsidRPr="00DC29C0">
        <w:rPr>
          <w:rFonts w:ascii="Times New Roman" w:hAnsi="Times New Roman" w:cs="Times New Roman"/>
          <w:sz w:val="24"/>
          <w:szCs w:val="24"/>
        </w:rPr>
        <w:t xml:space="preserve"> using the superposition principle.</w:t>
      </w:r>
    </w:p>
    <w:p w:rsidR="003A1231" w:rsidRPr="00DC29C0" w:rsidRDefault="00DC29C0" w:rsidP="00DC29C0">
      <w:pPr>
        <w:pStyle w:val="a3"/>
        <w:autoSpaceDE w:val="0"/>
        <w:autoSpaceDN w:val="0"/>
        <w:adjustRightInd w:val="0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15EC88B" wp14:editId="3C4065B2">
                <wp:simplePos x="0" y="0"/>
                <wp:positionH relativeFrom="column">
                  <wp:posOffset>-161925</wp:posOffset>
                </wp:positionH>
                <wp:positionV relativeFrom="paragraph">
                  <wp:posOffset>74295</wp:posOffset>
                </wp:positionV>
                <wp:extent cx="3452495" cy="1758315"/>
                <wp:effectExtent l="0" t="0" r="0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2495" cy="1758315"/>
                          <a:chOff x="1185" y="2385"/>
                          <a:chExt cx="5437" cy="2769"/>
                        </a:xfrm>
                      </wpg:grpSpPr>
                      <wpg:grpSp>
                        <wpg:cNvPr id="74" name="Group 74"/>
                        <wpg:cNvGrpSpPr>
                          <a:grpSpLocks/>
                        </wpg:cNvGrpSpPr>
                        <wpg:grpSpPr bwMode="auto">
                          <a:xfrm>
                            <a:off x="1185" y="2385"/>
                            <a:ext cx="5145" cy="2769"/>
                            <a:chOff x="1185" y="2385"/>
                            <a:chExt cx="5145" cy="2769"/>
                          </a:xfrm>
                        </wpg:grpSpPr>
                        <wpg:grpSp>
                          <wpg:cNvPr id="75" name="Group 75"/>
                          <wpg:cNvGrpSpPr>
                            <a:grpSpLocks/>
                          </wpg:cNvGrpSpPr>
                          <wpg:grpSpPr bwMode="auto">
                            <a:xfrm>
                              <a:off x="1185" y="2589"/>
                              <a:ext cx="5145" cy="2565"/>
                              <a:chOff x="1185" y="2589"/>
                              <a:chExt cx="5145" cy="2565"/>
                            </a:xfrm>
                          </wpg:grpSpPr>
                          <pic:pic xmlns:pic="http://schemas.openxmlformats.org/drawingml/2006/picture">
                            <pic:nvPicPr>
                              <pic:cNvPr id="76" name="Picture 76" descr="04-08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530" y="2589"/>
                                <a:ext cx="4800" cy="2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77" name="Text Box 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85" y="4305"/>
                                <a:ext cx="795" cy="5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Pr="0048364A" w:rsidRDefault="007265C8" w:rsidP="00DC29C0">
                                  <w:pPr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48364A">
                                    <w:rPr>
                                      <w:b/>
                                    </w:rPr>
                                    <w:t>24 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8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10" y="2385"/>
                              <a:ext cx="795" cy="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Pr="0048364A" w:rsidRDefault="007265C8" w:rsidP="00DC29C0">
                                <w:pPr>
                                  <w:rPr>
                                    <w:b/>
                                  </w:rPr>
                                </w:pPr>
                                <w:r w:rsidRPr="0048364A">
                                  <w:rPr>
                                    <w:b/>
                                  </w:rPr>
                                  <w:t>4 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9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5827" y="4305"/>
                            <a:ext cx="79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Pr="008B2AC6" w:rsidRDefault="007265C8" w:rsidP="00DC29C0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38 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" o:spid="_x0000_s1086" style="position:absolute;left:0;text-align:left;margin-left:-12.75pt;margin-top:5.85pt;width:271.85pt;height:138.45pt;z-index:251661312" coordorigin="1185,2385" coordsize="5437,2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">
                <v:group id="Group 74" o:spid="_x0000_s1087" style="position:absolute;left:1185;top:2385;width:5145;height:2769" coordorigin="1185,2385" coordsize="5145,2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group id="Group 75" o:spid="_x0000_s1088" style="position:absolute;left:1185;top:2589;width:5145;height:2565" coordorigin="1185,2589" coordsize="5145,2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<v:shape id="Picture 76" o:spid="_x0000_s1089" type="#_x0000_t75" alt="04-080" style="position:absolute;left:1530;top:2589;width:4800;height: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GAOTEAAAA2wAAAA8AAABkcnMvZG93bnJldi54bWxEj0FrAjEUhO9C/0N4hd4020K1bI2yLBRs&#10;9aLdQ4+PzXN37eYlJFG3/fVGEDwOM/MNM18Ophcn8qGzrOB5koEgrq3uuFFQfX+M30CEiKyxt0wK&#10;/ijAcvEwmmOu7Zm3dNrFRiQIhxwVtDG6XMpQt2QwTKwjTt7eeoMxSd9I7fGc4KaXL1k2lQY7Tgst&#10;Oipbqn93R6Ng/bM1/wcTytcv/AxV4fzGOa/U0+NQvIOINMR7+NZeaQWzKVy/pB8gF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GAOTEAAAA2wAAAA8AAAAAAAAAAAAAAAAA&#10;nwIAAGRycy9kb3ducmV2LnhtbFBLBQYAAAAABAAEAPcAAACQAwAAAAA=&#10;">
                      <v:imagedata r:id="rId16" o:title="04-080"/>
                    </v:shape>
                    <v:shape id="Text Box 77" o:spid="_x0000_s1090" type="#_x0000_t202" style="position:absolute;left:1185;top:4305;width:79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eGqcIA&#10;AADbAAAADwAAAGRycy9kb3ducmV2LnhtbESP3YrCMBSE7wXfIZwFb0RTZbVut1FWQfHWnwc4Nqc/&#10;bHNSmqytb28WBC+HmfmGSTe9qcWdWldZVjCbRiCIM6srLhRcL/vJCoTzyBpry6TgQQ426+EgxUTb&#10;jk90P/tCBAi7BBWU3jeJlC4ryaCb2oY4eLltDfog20LqFrsAN7WcR9FSGqw4LJTY0K6k7Pf8ZxTk&#10;x268+OpuB3+NT5/LLVbxzT6UGn30P98gPPX+HX61j1pBHMP/l/AD5P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V4apwgAAANsAAAAPAAAAAAAAAAAAAAAAAJgCAABkcnMvZG93&#10;bnJldi54bWxQSwUGAAAAAAQABAD1AAAAhwMAAAAA&#10;" stroked="f">
                      <v:textbox>
                        <w:txbxContent>
                          <w:p w:rsidR="007265C8" w:rsidRPr="0048364A" w:rsidRDefault="007265C8" w:rsidP="00DC29C0">
                            <w:pPr>
                              <w:jc w:val="right"/>
                              <w:rPr>
                                <w:b/>
                              </w:rPr>
                            </w:pPr>
                            <w:r w:rsidRPr="0048364A">
                              <w:rPr>
                                <w:b/>
                              </w:rPr>
                              <w:t>24 V</w:t>
                            </w:r>
                          </w:p>
                        </w:txbxContent>
                      </v:textbox>
                    </v:shape>
                  </v:group>
                  <v:shape id="Text Box 78" o:spid="_x0000_s1091" type="#_x0000_t202" style="position:absolute;left:3510;top:2385;width:79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gS278A&#10;AADbAAAADwAAAGRycy9kb3ducmV2LnhtbERPy4rCMBTdD/gP4QpuBpsqM1arUXRgxG3VD7g2tw9s&#10;bkoTbf37yUKY5eG8N7vBNOJJnastK5hFMQji3OqaSwXXy+90CcJ5ZI2NZVLwIge77ehjg6m2PWf0&#10;PPtShBB2KSqovG9TKV1ekUEX2ZY4cIXtDPoAu1LqDvsQbho5j+OFNFhzaKiwpZ+K8vv5YRQUp/7z&#10;e9Xfjv6aZF+LA9bJzb6UmoyH/RqEp8H/i9/uk1aQhLHhS/gBcvs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yBLbvwAAANsAAAAPAAAAAAAAAAAAAAAAAJgCAABkcnMvZG93bnJl&#10;di54bWxQSwUGAAAAAAQABAD1AAAAhAMAAAAA&#10;" stroked="f">
                    <v:textbox>
                      <w:txbxContent>
                        <w:p w:rsidR="007265C8" w:rsidRPr="0048364A" w:rsidRDefault="007265C8" w:rsidP="00DC29C0">
                          <w:pPr>
                            <w:rPr>
                              <w:b/>
                            </w:rPr>
                          </w:pPr>
                          <w:r w:rsidRPr="0048364A">
                            <w:rPr>
                              <w:b/>
                            </w:rPr>
                            <w:t>4 A</w:t>
                          </w:r>
                        </w:p>
                      </w:txbxContent>
                    </v:textbox>
                  </v:shape>
                </v:group>
                <v:shape id="Text Box 79" o:spid="_x0000_s1092" type="#_x0000_t202" style="position:absolute;left:5827;top:4305;width:79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S3QMMA&#10;AADbAAAADwAAAGRycy9kb3ducmV2LnhtbESP0WrCQBRE3wX/YbmFvohulJrU1FW00JJXNR9wzV6T&#10;0OzdkF1N8vfdQsHHYWbOMNv9YBrxoM7VlhUsFxEI4sLqmksF+eVr/g7CeWSNjWVSMJKD/W462WKq&#10;bc8nepx9KQKEXYoKKu/bVEpXVGTQLWxLHLyb7Qz6ILtS6g77ADeNXEVRLA3WHBYqbOmzouLnfDcK&#10;blk/W2/667fPk9NbfMQ6udpRqdeX4fABwtPgn+H/dqYVJBv4+xJ+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S3QMMAAADbAAAADwAAAAAAAAAAAAAAAACYAgAAZHJzL2Rv&#10;d25yZXYueG1sUEsFBgAAAAAEAAQA9QAAAIgDAAAAAA==&#10;" stroked="f">
                  <v:textbox>
                    <w:txbxContent>
                      <w:p w:rsidR="007265C8" w:rsidRPr="008B2AC6" w:rsidRDefault="007265C8" w:rsidP="00DC29C0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38 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B1F0B" w:rsidRPr="00F21D56" w:rsidRDefault="009B1F0B" w:rsidP="00F21D56">
      <w:pPr>
        <w:adjustRightInd w:val="0"/>
        <w:rPr>
          <w:rFonts w:ascii="Times New Roman" w:hAnsi="Times New Roman" w:cs="Times New Roman"/>
          <w:noProof/>
          <w:sz w:val="24"/>
          <w:szCs w:val="24"/>
        </w:rPr>
      </w:pPr>
    </w:p>
    <w:p w:rsidR="00F21D56" w:rsidRPr="002F1C33" w:rsidRDefault="00F21D56" w:rsidP="002F1C33">
      <w:pPr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:rsidR="00557FD0" w:rsidRPr="00557FD0" w:rsidRDefault="00557FD0" w:rsidP="002F1C33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557FD0" w:rsidRDefault="00557FD0">
      <w:pPr>
        <w:rPr>
          <w:rFonts w:ascii="Times New Roman" w:hAnsi="Times New Roman" w:cs="Times New Roman"/>
          <w:sz w:val="28"/>
          <w:szCs w:val="28"/>
        </w:rPr>
      </w:pPr>
    </w:p>
    <w:p w:rsidR="00DC29C0" w:rsidRDefault="00DC2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DC29C0" w:rsidRDefault="00DC29C0">
      <w:pPr>
        <w:rPr>
          <w:rFonts w:ascii="Times New Roman" w:hAnsi="Times New Roman" w:cs="Times New Roman"/>
          <w:sz w:val="24"/>
          <w:szCs w:val="24"/>
          <w:lang w:eastAsia="zh-HK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</w:t>
      </w:r>
      <w:proofErr w:type="gramStart"/>
      <w:r w:rsidR="002D4308">
        <w:rPr>
          <w:rFonts w:ascii="Times New Roman" w:hAnsi="Times New Roman" w:cs="Times New Roman"/>
          <w:sz w:val="24"/>
          <w:szCs w:val="24"/>
        </w:rPr>
        <w:t xml:space="preserve">Fig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3</w:t>
      </w:r>
      <w:r w:rsidRPr="00DC29C0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B350F" w:rsidRPr="00A56C6F" w:rsidRDefault="00DC29C0" w:rsidP="00AB35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</w:t>
      </w:r>
      <w:proofErr w:type="gramStart"/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B350F">
        <w:rPr>
          <w:rFonts w:ascii="Times New Roman" w:hAnsi="Times New Roman" w:cs="Times New Roman"/>
          <w:sz w:val="24"/>
          <w:szCs w:val="24"/>
        </w:rPr>
        <w:br/>
      </w:r>
      <w:r w:rsidR="00AB350F">
        <w:t xml:space="preserve">Let  </w:t>
      </w:r>
      <w:proofErr w:type="spellStart"/>
      <w:r w:rsidR="00AB350F">
        <w:t>v</w:t>
      </w:r>
      <w:r w:rsidR="00AB350F">
        <w:rPr>
          <w:vertAlign w:val="subscript"/>
        </w:rPr>
        <w:t>o</w:t>
      </w:r>
      <w:proofErr w:type="spellEnd"/>
      <w:r w:rsidR="00AB350F">
        <w:t xml:space="preserve">  =  v</w:t>
      </w:r>
      <w:r w:rsidR="00AB350F">
        <w:rPr>
          <w:vertAlign w:val="subscript"/>
        </w:rPr>
        <w:t>o1</w:t>
      </w:r>
      <w:r w:rsidR="00AB350F">
        <w:t xml:space="preserve"> + v</w:t>
      </w:r>
      <w:r w:rsidR="00AB350F">
        <w:rPr>
          <w:vertAlign w:val="subscript"/>
        </w:rPr>
        <w:t>o2</w:t>
      </w:r>
      <w:r w:rsidR="00AB350F">
        <w:t xml:space="preserve"> + v</w:t>
      </w:r>
      <w:r w:rsidR="00AB350F">
        <w:rPr>
          <w:vertAlign w:val="subscript"/>
        </w:rPr>
        <w:t>o3</w:t>
      </w:r>
      <w:r w:rsidR="00AB350F">
        <w:t>,  where v</w:t>
      </w:r>
      <w:r w:rsidR="00AB350F">
        <w:rPr>
          <w:vertAlign w:val="subscript"/>
        </w:rPr>
        <w:t>o1</w:t>
      </w:r>
      <w:r w:rsidR="00AB350F">
        <w:t>, v</w:t>
      </w:r>
      <w:r w:rsidR="00AB350F">
        <w:rPr>
          <w:vertAlign w:val="subscript"/>
        </w:rPr>
        <w:t>o2</w:t>
      </w:r>
      <w:r w:rsidR="00AB350F">
        <w:t>, and v</w:t>
      </w:r>
      <w:r w:rsidR="00AB350F">
        <w:rPr>
          <w:vertAlign w:val="subscript"/>
        </w:rPr>
        <w:t>o3</w:t>
      </w:r>
      <w:r w:rsidR="00AB350F">
        <w:t xml:space="preserve"> are due to the 4-A, 24-V, and 38-V sources respectively.  For v</w:t>
      </w:r>
      <w:r w:rsidR="00AB350F">
        <w:rPr>
          <w:vertAlign w:val="subscript"/>
        </w:rPr>
        <w:t>o1</w:t>
      </w:r>
      <w:r w:rsidR="00AB350F">
        <w:t>, consider the circuit below.</w:t>
      </w:r>
    </w:p>
    <w:p w:rsidR="00AB350F" w:rsidRDefault="00AB350F" w:rsidP="00AB350F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76835</wp:posOffset>
                </wp:positionV>
                <wp:extent cx="4600575" cy="1765935"/>
                <wp:effectExtent l="0" t="0" r="3810" b="8890"/>
                <wp:wrapNone/>
                <wp:docPr id="192736" name="Group 192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0575" cy="1765935"/>
                          <a:chOff x="2304" y="8451"/>
                          <a:chExt cx="7245" cy="2781"/>
                        </a:xfrm>
                      </wpg:grpSpPr>
                      <wpg:grpSp>
                        <wpg:cNvPr id="192737" name="Group 81"/>
                        <wpg:cNvGrpSpPr>
                          <a:grpSpLocks/>
                        </wpg:cNvGrpSpPr>
                        <wpg:grpSpPr bwMode="auto">
                          <a:xfrm>
                            <a:off x="2304" y="8451"/>
                            <a:ext cx="3888" cy="2637"/>
                            <a:chOff x="2304" y="8451"/>
                            <a:chExt cx="3888" cy="2637"/>
                          </a:xfrm>
                        </wpg:grpSpPr>
                        <wpg:grpSp>
                          <wpg:cNvPr id="192738" name="Group 82"/>
                          <wpg:cNvGrpSpPr>
                            <a:grpSpLocks/>
                          </wpg:cNvGrpSpPr>
                          <wpg:grpSpPr bwMode="auto">
                            <a:xfrm>
                              <a:off x="2304" y="8784"/>
                              <a:ext cx="3888" cy="2304"/>
                              <a:chOff x="2304" y="8784"/>
                              <a:chExt cx="3888" cy="2304"/>
                            </a:xfrm>
                          </wpg:grpSpPr>
                          <wps:wsp>
                            <wps:cNvPr id="192739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168" y="9072"/>
                                <a:ext cx="3024" cy="2016"/>
                              </a:xfrm>
                              <a:custGeom>
                                <a:avLst/>
                                <a:gdLst>
                                  <a:gd name="T0" fmla="*/ 1872 w 3024"/>
                                  <a:gd name="T1" fmla="*/ 0 h 2016"/>
                                  <a:gd name="T2" fmla="*/ 1872 w 3024"/>
                                  <a:gd name="T3" fmla="*/ 864 h 2016"/>
                                  <a:gd name="T4" fmla="*/ 3024 w 3024"/>
                                  <a:gd name="T5" fmla="*/ 864 h 2016"/>
                                  <a:gd name="T6" fmla="*/ 3024 w 3024"/>
                                  <a:gd name="T7" fmla="*/ 2016 h 2016"/>
                                  <a:gd name="T8" fmla="*/ 0 w 3024"/>
                                  <a:gd name="T9" fmla="*/ 2016 h 2016"/>
                                  <a:gd name="T10" fmla="*/ 0 w 3024"/>
                                  <a:gd name="T11" fmla="*/ 864 h 2016"/>
                                  <a:gd name="T12" fmla="*/ 720 w 3024"/>
                                  <a:gd name="T13" fmla="*/ 864 h 2016"/>
                                  <a:gd name="T14" fmla="*/ 720 w 3024"/>
                                  <a:gd name="T15" fmla="*/ 0 h 201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3024" h="2016">
                                    <a:moveTo>
                                      <a:pt x="1872" y="0"/>
                                    </a:moveTo>
                                    <a:lnTo>
                                      <a:pt x="1872" y="864"/>
                                    </a:lnTo>
                                    <a:lnTo>
                                      <a:pt x="3024" y="864"/>
                                    </a:lnTo>
                                    <a:lnTo>
                                      <a:pt x="3024" y="2016"/>
                                    </a:lnTo>
                                    <a:lnTo>
                                      <a:pt x="0" y="2016"/>
                                    </a:lnTo>
                                    <a:lnTo>
                                      <a:pt x="0" y="864"/>
                                    </a:lnTo>
                                    <a:lnTo>
                                      <a:pt x="720" y="864"/>
                                    </a:ln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740" name="Group 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8" y="8784"/>
                                <a:ext cx="1152" cy="576"/>
                                <a:chOff x="4176" y="4320"/>
                                <a:chExt cx="1152" cy="576"/>
                              </a:xfrm>
                            </wpg:grpSpPr>
                            <wps:wsp>
                              <wps:cNvPr id="192741" name="Line 85"/>
                              <wps:cNvCnPr/>
                              <wps:spPr bwMode="auto">
                                <a:xfrm>
                                  <a:off x="4176" y="4608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742" name="Group 8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64" y="4320"/>
                                  <a:ext cx="576" cy="576"/>
                                  <a:chOff x="4464" y="4320"/>
                                  <a:chExt cx="576" cy="576"/>
                                </a:xfrm>
                              </wpg:grpSpPr>
                              <wpg:grpSp>
                                <wpg:cNvPr id="192743" name="Group 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464" y="4320"/>
                                    <a:ext cx="576" cy="576"/>
                                    <a:chOff x="2592" y="1152"/>
                                    <a:chExt cx="576" cy="576"/>
                                  </a:xfrm>
                                </wpg:grpSpPr>
                                <wps:wsp>
                                  <wps:cNvPr id="192744" name="Rectangle 8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592" y="1152"/>
                                      <a:ext cx="576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CCFF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45" name="Oval 8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606" y="1166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46" name="Line 90"/>
                                  <wps:cNvCnPr/>
                                  <wps:spPr bwMode="auto">
                                    <a:xfrm>
                                      <a:off x="3154" y="1440"/>
                                      <a:ext cx="1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2747" name="Line 91"/>
                                  <wps:cNvCnPr/>
                                  <wps:spPr bwMode="auto">
                                    <a:xfrm>
                                      <a:off x="2592" y="1440"/>
                                      <a:ext cx="14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92748" name="Line 92"/>
                                <wps:cNvCnPr/>
                                <wps:spPr bwMode="auto">
                                  <a:xfrm flipH="1">
                                    <a:off x="4536" y="4608"/>
                                    <a:ext cx="43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2749" name="Text Box 9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33" y="10011"/>
                                <a:ext cx="129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  <w:jc w:val="left"/>
                                    <w:rPr>
                                      <w:vertAlign w:val="subscript"/>
                                    </w:rPr>
                                  </w:pPr>
                                  <w:proofErr w:type="gramStart"/>
                                  <w:r>
                                    <w:t>+  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o1</w:t>
                                  </w:r>
                                  <w:proofErr w:type="gramEnd"/>
                                  <w:r>
                                    <w:t xml:space="preserve">  </w:t>
                                  </w: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750" name="Group 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888" y="9216"/>
                                <a:ext cx="1152" cy="864"/>
                                <a:chOff x="4608" y="576"/>
                                <a:chExt cx="1152" cy="864"/>
                              </a:xfrm>
                            </wpg:grpSpPr>
                            <wpg:grpSp>
                              <wpg:cNvPr id="192751" name="Group 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576"/>
                                  <a:ext cx="1152" cy="720"/>
                                  <a:chOff x="2160" y="3312"/>
                                  <a:chExt cx="1152" cy="720"/>
                                </a:xfrm>
                              </wpg:grpSpPr>
                              <wps:wsp>
                                <wps:cNvPr id="192752" name="Rectangle 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0" y="3312"/>
                                    <a:ext cx="1152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53" name="Text Box 9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20" y="3487"/>
                                    <a:ext cx="1008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4"/>
                                      </w:pPr>
                                      <w:r>
                                        <w:t xml:space="preserve">5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2754" name="Group 9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1152"/>
                                  <a:ext cx="1152" cy="288"/>
                                  <a:chOff x="2808" y="1296"/>
                                  <a:chExt cx="1152" cy="288"/>
                                </a:xfrm>
                              </wpg:grpSpPr>
                              <wps:wsp>
                                <wps:cNvPr id="192755" name="Line 99"/>
                                <wps:cNvCnPr/>
                                <wps:spPr bwMode="auto">
                                  <a:xfrm>
                                    <a:off x="2808" y="1440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56" name="Group 10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164" y="1296"/>
                                    <a:ext cx="432" cy="288"/>
                                    <a:chOff x="3164" y="1296"/>
                                    <a:chExt cx="432" cy="288"/>
                                  </a:xfrm>
                                </wpg:grpSpPr>
                                <wps:wsp>
                                  <wps:cNvPr id="192757" name="Rectangle 10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164" y="1296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58" name="Freeform 10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66" y="1327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92759" name="Group 1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96" y="9936"/>
                                <a:ext cx="1296" cy="1152"/>
                                <a:chOff x="5040" y="9936"/>
                                <a:chExt cx="1296" cy="1152"/>
                              </a:xfrm>
                            </wpg:grpSpPr>
                            <wpg:grpSp>
                              <wpg:cNvPr id="192760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040" y="9936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761" name="Line 105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62" name="Group 10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763" name="Rectangle 107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64" name="Freeform 108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765" name="Group 1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184" y="10224"/>
                                  <a:ext cx="1152" cy="576"/>
                                  <a:chOff x="8928" y="8208"/>
                                  <a:chExt cx="1152" cy="576"/>
                                </a:xfrm>
                              </wpg:grpSpPr>
                              <wps:wsp>
                                <wps:cNvPr id="192766" name="Text Box 11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29" y="8280"/>
                                    <a:ext cx="1051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3"/>
                                      </w:pPr>
                                      <w:r>
                                        <w:t xml:space="preserve">12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67" name="Rectangle 1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208"/>
                                    <a:ext cx="1152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768" name="Group 1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304" y="9936"/>
                                <a:ext cx="1152" cy="1152"/>
                                <a:chOff x="4752" y="7488"/>
                                <a:chExt cx="1152" cy="1152"/>
                              </a:xfrm>
                            </wpg:grpSpPr>
                            <wpg:grpSp>
                              <wpg:cNvPr id="192769" name="Group 1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72" y="7488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770" name="Line 114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71" name="Group 1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772" name="Rectangle 116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73" name="Freeform 117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774" name="Group 1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52" y="7776"/>
                                  <a:ext cx="1152" cy="576"/>
                                  <a:chOff x="8928" y="8208"/>
                                  <a:chExt cx="1152" cy="576"/>
                                </a:xfrm>
                              </wpg:grpSpPr>
                              <wps:wsp>
                                <wps:cNvPr id="192775" name="Text Box 1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29" y="8280"/>
                                    <a:ext cx="1051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3"/>
                                      </w:pPr>
                                      <w:r>
                                        <w:t xml:space="preserve">  6</w:t>
                                      </w:r>
                                      <w:r>
                                        <w:sym w:font="Symbol" w:char="F057"/>
                                      </w:r>
                                      <w: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76" name="Rectangle 1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208"/>
                                    <a:ext cx="1152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777" name="Group 1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5040" y="9216"/>
                                <a:ext cx="1152" cy="864"/>
                                <a:chOff x="4608" y="576"/>
                                <a:chExt cx="1152" cy="864"/>
                              </a:xfrm>
                            </wpg:grpSpPr>
                            <wpg:grpSp>
                              <wpg:cNvPr id="192778" name="Group 1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576"/>
                                  <a:ext cx="1152" cy="720"/>
                                  <a:chOff x="2160" y="3312"/>
                                  <a:chExt cx="1152" cy="720"/>
                                </a:xfrm>
                              </wpg:grpSpPr>
                              <wps:wsp>
                                <wps:cNvPr id="192779" name="Rectangle 1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0" y="3312"/>
                                    <a:ext cx="1152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80" name="Text Box 1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20" y="3487"/>
                                    <a:ext cx="1008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4"/>
                                      </w:pPr>
                                      <w:r>
                                        <w:t xml:space="preserve">4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2781" name="Group 1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1152"/>
                                  <a:ext cx="1152" cy="288"/>
                                  <a:chOff x="2808" y="1296"/>
                                  <a:chExt cx="1152" cy="288"/>
                                </a:xfrm>
                              </wpg:grpSpPr>
                              <wps:wsp>
                                <wps:cNvPr id="192782" name="Line 126"/>
                                <wps:cNvCnPr/>
                                <wps:spPr bwMode="auto">
                                  <a:xfrm>
                                    <a:off x="2808" y="1440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83" name="Group 1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164" y="1296"/>
                                    <a:ext cx="432" cy="288"/>
                                    <a:chOff x="3164" y="1296"/>
                                    <a:chExt cx="432" cy="288"/>
                                  </a:xfrm>
                                </wpg:grpSpPr>
                                <wps:wsp>
                                  <wps:cNvPr id="192784" name="Rectangle 12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164" y="1296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85" name="Freeform 1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66" y="1327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g:grpSp>
                            <wpg:cNvPr id="192786" name="Group 1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4" y="9936"/>
                                <a:ext cx="1152" cy="1152"/>
                                <a:chOff x="4752" y="7488"/>
                                <a:chExt cx="1152" cy="1152"/>
                              </a:xfrm>
                            </wpg:grpSpPr>
                            <wpg:grpSp>
                              <wpg:cNvPr id="192787" name="Group 1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72" y="7488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788" name="Line 132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89" name="Group 1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790" name="Rectangle 134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91" name="Freeform 135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792" name="Group 1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752" y="7776"/>
                                  <a:ext cx="1152" cy="576"/>
                                  <a:chOff x="8928" y="8208"/>
                                  <a:chExt cx="1152" cy="576"/>
                                </a:xfrm>
                              </wpg:grpSpPr>
                              <wps:wsp>
                                <wps:cNvPr id="192793" name="Text Box 1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29" y="8280"/>
                                    <a:ext cx="1051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3"/>
                                      </w:pPr>
                                      <w:r>
                                        <w:t xml:space="preserve">  3</w:t>
                                      </w:r>
                                      <w:r>
                                        <w:sym w:font="Symbol" w:char="F057"/>
                                      </w:r>
                                      <w: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94" name="Rectangle 1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208"/>
                                    <a:ext cx="1152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2795" name="Text Box 1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76" y="8451"/>
                              <a:ext cx="86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AB350F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r>
                                  <w:t>4A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796" name="Group 140"/>
                        <wpg:cNvGrpSpPr>
                          <a:grpSpLocks/>
                        </wpg:cNvGrpSpPr>
                        <wpg:grpSpPr bwMode="auto">
                          <a:xfrm>
                            <a:off x="8064" y="8580"/>
                            <a:ext cx="1485" cy="2652"/>
                            <a:chOff x="8064" y="8580"/>
                            <a:chExt cx="1485" cy="2652"/>
                          </a:xfrm>
                        </wpg:grpSpPr>
                        <wps:wsp>
                          <wps:cNvPr id="192797" name="Text Box 1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496" y="8580"/>
                              <a:ext cx="864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AB350F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r>
                                  <w:t>4A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98" name="Text Box 1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064" y="9648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AB350F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o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799" name="Line 143"/>
                          <wps:cNvCnPr/>
                          <wps:spPr bwMode="auto">
                            <a:xfrm>
                              <a:off x="8064" y="10080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2800" name="Group 144"/>
                          <wpg:cNvGrpSpPr>
                            <a:grpSpLocks/>
                          </wpg:cNvGrpSpPr>
                          <wpg:grpSpPr bwMode="auto">
                            <a:xfrm>
                              <a:off x="8208" y="8928"/>
                              <a:ext cx="1152" cy="576"/>
                              <a:chOff x="4176" y="4320"/>
                              <a:chExt cx="1152" cy="576"/>
                            </a:xfrm>
                          </wpg:grpSpPr>
                          <wps:wsp>
                            <wps:cNvPr id="192801" name="Line 145"/>
                            <wps:cNvCnPr/>
                            <wps:spPr bwMode="auto">
                              <a:xfrm>
                                <a:off x="4176" y="4608"/>
                                <a:ext cx="115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2802" name="Group 1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64" y="4320"/>
                                <a:ext cx="576" cy="576"/>
                                <a:chOff x="4464" y="4320"/>
                                <a:chExt cx="576" cy="576"/>
                              </a:xfrm>
                            </wpg:grpSpPr>
                            <wpg:grpSp>
                              <wpg:cNvPr id="192803" name="Group 1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464" y="4320"/>
                                  <a:ext cx="576" cy="576"/>
                                  <a:chOff x="2592" y="1152"/>
                                  <a:chExt cx="576" cy="576"/>
                                </a:xfrm>
                              </wpg:grpSpPr>
                              <wps:wsp>
                                <wps:cNvPr id="192804" name="Rectangle 1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592" y="1152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CC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805" name="Oval 1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06" y="1166"/>
                                    <a:ext cx="547" cy="54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806" name="Line 150"/>
                                <wps:cNvCnPr/>
                                <wps:spPr bwMode="auto">
                                  <a:xfrm>
                                    <a:off x="3154" y="1440"/>
                                    <a:ext cx="1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2807" name="Line 151"/>
                                <wps:cNvCnPr/>
                                <wps:spPr bwMode="auto">
                                  <a:xfrm>
                                    <a:off x="2592" y="1440"/>
                                    <a:ext cx="14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92808" name="Line 152"/>
                              <wps:cNvCnPr/>
                              <wps:spPr bwMode="auto">
                                <a:xfrm flipH="1">
                                  <a:off x="4536" y="4608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92809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3" y="10155"/>
                              <a:ext cx="1296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AB350F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t>+  v</w:t>
                                </w:r>
                                <w:r>
                                  <w:rPr>
                                    <w:vertAlign w:val="subscript"/>
                                  </w:rPr>
                                  <w:t>o1</w:t>
                                </w:r>
                                <w:proofErr w:type="gramEnd"/>
                                <w:r>
                                  <w:t xml:space="preserve">  </w:t>
                                </w:r>
                                <w:r>
                                  <w:sym w:font="Symbol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2810" name="Group 154"/>
                          <wpg:cNvGrpSpPr>
                            <a:grpSpLocks/>
                          </wpg:cNvGrpSpPr>
                          <wpg:grpSpPr bwMode="auto">
                            <a:xfrm>
                              <a:off x="8208" y="9360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2811" name="Group 1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812" name="Rectangle 1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813" name="Text Box 1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5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814" name="Group 1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815" name="Line 159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816" name="Group 1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817" name="Rectangle 1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818" name="Freeform 1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2819" name="Group 163"/>
                          <wpg:cNvGrpSpPr>
                            <a:grpSpLocks/>
                          </wpg:cNvGrpSpPr>
                          <wpg:grpSpPr bwMode="auto">
                            <a:xfrm>
                              <a:off x="8208" y="10368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2820" name="Group 1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821" name="Rectangle 1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822" name="Text Box 1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5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823" name="Group 1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824" name="Line 168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825" name="Group 1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826" name="Rectangle 1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827" name="Freeform 17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2828" name="Freeform 172"/>
                          <wps:cNvSpPr>
                            <a:spLocks/>
                          </wps:cNvSpPr>
                          <wps:spPr bwMode="auto">
                            <a:xfrm>
                              <a:off x="8064" y="9216"/>
                              <a:ext cx="288" cy="1872"/>
                            </a:xfrm>
                            <a:custGeom>
                              <a:avLst/>
                              <a:gdLst>
                                <a:gd name="T0" fmla="*/ 288 w 288"/>
                                <a:gd name="T1" fmla="*/ 1872 h 1872"/>
                                <a:gd name="T2" fmla="*/ 0 w 288"/>
                                <a:gd name="T3" fmla="*/ 1872 h 1872"/>
                                <a:gd name="T4" fmla="*/ 0 w 288"/>
                                <a:gd name="T5" fmla="*/ 0 h 1872"/>
                                <a:gd name="T6" fmla="*/ 288 w 288"/>
                                <a:gd name="T7" fmla="*/ 0 h 18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88" h="1872">
                                  <a:moveTo>
                                    <a:pt x="288" y="1872"/>
                                  </a:moveTo>
                                  <a:lnTo>
                                    <a:pt x="0" y="18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8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829" name="Line 173"/>
                          <wps:cNvCnPr/>
                          <wps:spPr bwMode="auto">
                            <a:xfrm>
                              <a:off x="9360" y="9216"/>
                              <a:ext cx="0" cy="187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92830" name="Line 174"/>
                        <wps:cNvCnPr/>
                        <wps:spPr bwMode="auto">
                          <a:xfrm>
                            <a:off x="6768" y="1008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736" o:spid="_x0000_s1093" style="position:absolute;margin-left:7.2pt;margin-top:6.05pt;width:362.25pt;height:139.05pt;z-index:251663360" coordorigin="2304,8451" coordsize="7245,2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" o:allowincell="f">
                <v:group id="Group 81" o:spid="_x0000_s1094" style="position:absolute;left:2304;top:8451;width:3888;height:2637" coordorigin="2304,8451" coordsize="3888,26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/DPvFAAAA3wAA&#10;AA8AAAAAAAAAAAAAAAAAqgIAAGRycy9kb3ducmV2LnhtbFBLBQYAAAAABAAEAPoAAACcAwAAAAA=&#10;">
                  <v:group id="Group 82" o:spid="_x0000_s1095" style="position:absolute;left:2304;top:8784;width:3888;height:2304" coordorigin="2304,8784" coordsize="3888,2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SCYicUAAADfAAAADwAAAGRycy9kb3ducmV2LnhtbERPS2vCQBC+C/0PyxR6&#10;q5sofZi6ikiVHqRQFcTbkB2TYHY2ZLdJ/PedQ8Hjx/eeLwdXq47aUHk2kI4TUMS5txUXBo6HzfM7&#10;qBCRLdaeycCNAiwXD6M5Ztb3/EPdPhZKQjhkaKCMscm0DnlJDsPYN8TCXXzrMApsC21b7CXc1XqS&#10;JK/aYcXSUGJD65Ly6/7XGdj22K+m6We3u17Wt/Ph5fu0S8mYp8dh9QEq0hDv4n/3l5X5s8nbVAbL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gmInFAAAA3wAA&#10;AA8AAAAAAAAAAAAAAAAAqgIAAGRycy9kb3ducmV2LnhtbFBLBQYAAAAABAAEAPoAAACcAwAAAAA=&#10;">
                    <v:shape id="Freeform 83" o:spid="_x0000_s1096" style="position:absolute;left:3168;top:9072;width:3024;height:2016;visibility:visible;mso-wrap-style:square;v-text-anchor:top" coordsize="3024,20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Rg8UA&#10;AADfAAAADwAAAGRycy9kb3ducmV2LnhtbERPy0rDQBTdC/2H4Qru2kmj2DZ2WkpFcdPS18LlJXNN&#10;QjJ3YmbMxL/vCAWXh/NergfTiJ46V1lWMJ0kIIhzqysuFFzOb+M5COeRNTaWScEvOVivRndLzLQN&#10;fKT+5AsRQ9hlqKD0vs2kdHlJBt3EtsSR+7KdQR9hV0jdYYjhppFpkjxLgxXHhhJb2paU16cfo2BX&#10;96/fU1l/usP7U7pN2hD2FJR6uB82LyA8Df5ffHN/6Dh/kc4eF/D3JwK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tNGDxQAAAN8AAAAPAAAAAAAAAAAAAAAAAJgCAABkcnMv&#10;ZG93bnJldi54bWxQSwUGAAAAAAQABAD1AAAAigMAAAAA&#10;" path="m1872,r,864l3024,864r,1152l,2016,,864r720,l720,e" filled="f">
                      <v:path arrowok="t" o:connecttype="custom" o:connectlocs="1872,0;1872,864;3024,864;3024,2016;0,2016;0,864;720,864;720,0" o:connectangles="0,0,0,0,0,0,0,0"/>
                    </v:shape>
                    <v:group id="Group 84" o:spid="_x0000_s1097" style="position:absolute;left:3888;top:8784;width:1152;height:576" coordorigin="4176,4320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9Q5/LFAAAA3wAA&#10;AA8AAAAAAAAAAAAAAAAAqgIAAGRycy9kb3ducmV2LnhtbFBLBQYAAAAABAAEAPoAAACcAwAAAAA=&#10;">
                      <v:line id="Line 85" o:spid="_x0000_s1098" style="position:absolute;visibility:visible;mso-wrap-style:square" from="4176,4608" to="5328,4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ghlsYAAADfAAAADwAAAGRycy9kb3ducmV2LnhtbERPXWvCMBR9F/wP4Qp701Q3ulmNIhsD&#10;3cOYTtDHa3NtuzU3Jcna7t8vg8EeD+d7ue5NLVpyvrKsYDpJQBDnVldcKDi+P48fQPiArLG2TAq+&#10;ycN6NRwsMdO24z21h1CIGMI+QwVlCE0mpc9LMugntiGO3NU6gyFCV0jtsIvhppazJEmlwYpjQ4kN&#10;PZaUfx6+jILX27e03exetv1pl17yp/3l/NE5pW5G/WYBIlAf/sV/7q2O8+ez+7sp/P6JA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IIZbGAAAA3wAAAA8AAAAAAAAA&#10;AAAAAAAAoQIAAGRycy9kb3ducmV2LnhtbFBLBQYAAAAABAAEAPkAAACUAwAAAAA=&#10;"/>
                      <v:group id="Group 86" o:spid="_x0000_s1099" style="position:absolute;left:4464;top:4320;width:576;height:576" coordorigin="4464,4320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DO3B7FAAAA3wAA&#10;AA8AAAAAAAAAAAAAAAAAqgIAAGRycy9kb3ducmV2LnhtbFBLBQYAAAAABAAEAPoAAACcAwAAAAA=&#10;">
                        <v:group id="Group 87" o:spid="_x0000_s1100" style="position:absolute;left:4464;top:4320;width:576;height:576" coordorigin="2592,1152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+CeYXFAAAA3wAA&#10;AA8AAAAAAAAAAAAAAAAAqgIAAGRycy9kb3ducmV2LnhtbFBLBQYAAAAABAAEAPoAAACcAwAAAAA=&#10;">
                          <v:rect id="Rectangle 88" o:spid="_x0000_s1101" style="position:absolute;left:2592;top:1152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DU1MMA&#10;AADfAAAADwAAAGRycy9kb3ducmV2LnhtbERPy4rCMBTdC/5DuII7TRXx0TGKCiOCC7HVxewuzZ22&#10;THNTmkzt/P1EEFweznu97UwlWmpcaVnBZByBIM6sLjlXcEs/R0sQziNrrCyTgj9ysN30e2uMtX3w&#10;ldrE5yKEsItRQeF9HUvpsoIMurGtiQP3bRuDPsAml7rBRwg3lZxG0VwaLDk0FFjToaDsJ/k1Co6X&#10;lpMyZXc+zRd7G33d2+x6V2o46HYfIDx1/i1+uU86zF9NF7MZPP8EAH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DU1MMAAADfAAAADwAAAAAAAAAAAAAAAACYAgAAZHJzL2Rv&#10;d25yZXYueG1sUEsFBgAAAAAEAAQA9QAAAIgDAAAAAA==&#10;" stroked="f" strokecolor="#0cf"/>
                          <v:oval id="Oval 89" o:spid="_x0000_s1102" style="position:absolute;left:2606;top:1166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OVgsQA&#10;AADfAAAADwAAAGRycy9kb3ducmV2LnhtbERPTU/CQBC9m/gfNmPCTbZQi1pZCIGQ4MGDFe6T7tA2&#10;dGeb7ljKv3dNTDy+vO/lenStGqgPjWcDs2kCirj0tuHKwPFr//gCKgiyxdYzGbhRgPXq/m6JufVX&#10;/qShkErFEA45GqhFulzrUNbkMEx9Rxy5s+8dSoR9pW2P1xjuWj1PkoV22HBsqLGjbU3lpfh2BnbV&#10;plgMOpUsPe8Okl1OH+/pzJjJw7h5AyU0yr/4z32wcf7r/Pkpg98/EY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DlYLEAAAA3wAAAA8AAAAAAAAAAAAAAAAAmAIAAGRycy9k&#10;b3ducmV2LnhtbFBLBQYAAAAABAAEAPUAAACJAwAAAAA=&#10;"/>
                          <v:line id="Line 90" o:spid="_x0000_s1103" style="position:absolute;visibility:visible;mso-wrap-style:square" from="3154,1440" to="3168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G54sYAAADfAAAADwAAAGRycy9kb3ducmV2LnhtbERPW0vDMBR+F/wP4Qi+udQ5qtZmYyiD&#10;zYfhLqCPp82xrTYnJcna+u8XQfDx47vni9G0oifnG8sKbicJCOLS6oYrBcfD6uYBhA/IGlvLpOCH&#10;PCzmlxc5ZtoOvKN+HyoRQ9hnqKAOocuk9GVNBv3EdsSR+7TOYIjQVVI7HGK4aeU0SVJpsOHYUGNH&#10;zzWV3/uTUbC9e0v75eZ1Pb5v0qJ82RUfX4NT6vpqXD6BCDSGf/Gfe63j/Mfp/SyF3z8RgJy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hueLGAAAA3wAAAA8AAAAAAAAA&#10;AAAAAAAAoQIAAGRycy9kb3ducmV2LnhtbFBLBQYAAAAABAAEAPkAAACUAwAAAAA=&#10;"/>
                          <v:line id="Line 91" o:spid="_x0000_s1104" style="position:absolute;visibility:visible;mso-wrap-style:square" from="2592,1440" to="2606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0cecYAAADfAAAADwAAAGRycy9kb3ducmV2LnhtbERPXWvCMBR9H+w/hDvwbaZzo87OKLIh&#10;qA8ynbA9Xpu7tltzU5LY1n9vBsIeD+d7Ou9NLVpyvrKs4GGYgCDOra64UHD4WN4/g/ABWWNtmRSc&#10;ycN8dnszxUzbjnfU7kMhYgj7DBWUITSZlD4vyaAf2oY4ct/WGQwRukJqh10MN7UcJUkqDVYcG0ps&#10;6LWk/Hd/Mgq2j+9pu1hvVv3nOj3mb7vj10/nlBrc9YsXEIH68C++ulc6zp+Mxk9j+PsTAc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tHHnGAAAA3wAAAA8AAAAAAAAA&#10;AAAAAAAAoQIAAGRycy9kb3ducmV2LnhtbFBLBQYAAAAABAAEAPkAAACUAwAAAAA=&#10;"/>
                        </v:group>
                        <v:line id="Line 92" o:spid="_x0000_s1105" style="position:absolute;flip:x;visibility:visible;mso-wrap-style:square" from="4536,4608" to="4968,4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3Z58QAAADfAAAADwAAAGRycy9kb3ducmV2LnhtbERPS0/CQBC+m/gfNmPipYGtYEQqC/EB&#10;CQnxAHjwOOmObWN3tumOUP89czDx+OV7L1ZDaM2J+tREdnA3zsEQl9E3XDn4OG5Gj2CSIHtsI5OD&#10;X0qwWl5fLbDw8cx7Oh2kMhrCqUAHtUhXWJvKmgKmceyIlfuKfUBR2FfW93jW8NDaSZ4/2IANa0ON&#10;Hb3WVH4ffoLO2Lzz23SavQSbZXNaf8out+Lc7c3w/ARGaJB/8Z9769U3n8zudbD+UQB2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PdnnxAAAAN8AAAAPAAAAAAAAAAAA&#10;AAAAAKECAABkcnMvZG93bnJldi54bWxQSwUGAAAAAAQABAD5AAAAkgMAAAAA&#10;">
                          <v:stroke endarrow="block"/>
                        </v:line>
                      </v:group>
                    </v:group>
                    <v:shape id="Text Box 93" o:spid="_x0000_s1106" type="#_x0000_t202" style="position:absolute;left:3933;top:10011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mGO8MA&#10;AADfAAAADwAAAGRycy9kb3ducmV2LnhtbERPXWvCMBR9H/gfwhV800Rxm61GGRNhTxs6FXy7NNe2&#10;2NyUJtr6781A2OPhfC9Wna3EjRpfOtYwHikQxJkzJeca9r+b4QyED8gGK8ek4U4eVsveywJT41re&#10;0m0XchFD2KeooQihTqX0WUEW/cjVxJE7u8ZiiLDJpWmwjeG2khOl3qTFkmNDgTV9FpRddler4fB9&#10;Ph2n6idf29e6dZ2SbBOp9aDffcxBBOrCv/jp/jJxfjJ5nybw9ycC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mGO8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  <w:jc w:val="left"/>
                              <w:rPr>
                                <w:vertAlign w:val="subscript"/>
                              </w:rPr>
                            </w:pPr>
                            <w:proofErr w:type="gramStart"/>
                            <w:r>
                              <w:t>+  v</w:t>
                            </w:r>
                            <w:r>
                              <w:rPr>
                                <w:vertAlign w:val="subscript"/>
                              </w:rPr>
                              <w:t>o1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group id="Group 94" o:spid="_x0000_s1107" style="position:absolute;left:3888;top:921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JcS/FAAAA3wAA&#10;AA8AAAAAAAAAAAAAAAAAqgIAAGRycy9kb3ducmV2LnhtbFBLBQYAAAAABAAEAPoAAACcAwAAAAA=&#10;">
                      <v:group id="Group 95" o:spid="_x0000_s1108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XUtMQAAADfAAAADwAAAGRycy9kb3ducmV2LnhtbERPy2rCQBTdF/yH4Qrd&#10;6SQWX6mjiLTFhQg+QLq7ZK5JMHMnZKZJ/HtHELo8nPdi1ZlSNFS7wrKCeBiBIE6tLjhTcD59D2Yg&#10;nEfWWFomBXdysFr23haYaNvygZqjz0QIYZeggtz7KpHSpTkZdENbEQfuamuDPsA6k7rGNoSbUo6i&#10;aCINFhwacqxok1N6O/4ZBT8ttuuP+KvZ3a6b++9pvL/sYlLqvd+tP0F46vy/+OXe6jB/PpqOY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cXUtMQAAADfAAAA&#10;DwAAAAAAAAAAAAAAAACqAgAAZHJzL2Rvd25yZXYueG1sUEsFBgAAAAAEAAQA+gAAAJsDAAAAAA==&#10;">
                        <v:rect id="Rectangle 96" o:spid="_x0000_s1109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QtR8YA&#10;AADfAAAADwAAAGRycy9kb3ducmV2LnhtbERPW2vCMBR+H/gfwhH2NlML2tkZZezG0IfNG+zx2Bzb&#10;suakS6LWf78MhD1+fPfpvDONOJHztWUFw0ECgriwuuZSwXbzencPwgdkjY1lUnAhD/NZ72aKubZn&#10;XtFpHUoRQ9jnqKAKoc2l9EVFBv3AtsSRO1hnMEToSqkdnmO4aWSaJGNpsObYUGFLTxUV3+ujUbB4&#10;HpkP9/ayCtlnm+3qr+XP4bJX6rbfPT6ACNSFf/HV/a7j/EmajVL4+xMB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QtR8YAAADfAAAADwAAAAAAAAAAAAAAAACYAgAAZHJz&#10;L2Rvd25yZXYueG1sUEsFBgAAAAAEAAQA9QAAAIsDAAAAAA==&#10;" filled="f" stroked="f" strokecolor="#f60"/>
                        <v:shape id="Text Box 97" o:spid="_x0000_s1110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Sx6sQA&#10;AADfAAAADwAAAGRycy9kb3ducmV2LnhtbERPTWvCQBC9F/oflin0VjdGbDV1FSkI6q1pwR6H7JiE&#10;ZmfD7lSjv94tFHp8vO/FanCdOlGIrWcD41EGirjytuXawOfH5mkGKgqyxc4zGbhQhNXy/m6BhfVn&#10;fqdTKbVKIRwLNNCI9IXWsWrIYRz5njhxRx8cSoKh1jbgOYW7TudZ9qwdtpwaGuzpraHqu/xxBtbX&#10;SQzlbj4b7/krPwwHuWyOYszjw7B+BSU0yL/4z721af48f5lO4PdPAq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UserEAAAA3wAAAA8AAAAAAAAAAAAAAAAAmAIAAGRycy9k&#10;b3ducmV2LnhtbFBLBQYAAAAABAAEAPUAAACJAwAAAAA=&#10;" filled="f" stroked="f" strokecolor="#f60">
                          <v:textbox>
                            <w:txbxContent>
                              <w:p w:rsidR="007265C8" w:rsidRDefault="007265C8" w:rsidP="00AB350F">
                                <w:pPr>
                                  <w:pStyle w:val="4"/>
                                </w:pPr>
                                <w:r>
                                  <w:t xml:space="preserve">5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</v:group>
                      <v:group id="Group 98" o:spid="_x0000_s1111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ydyzFAAAA3wAA&#10;AA8AAAAAAAAAAAAAAAAAqgIAAGRycy9kb3ducmV2LnhtbFBLBQYAAAAABAAEAPoAAACcAwAAAAA=&#10;">
                        <v:line id="Line 99" o:spid="_x0000_s1112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qxSMYAAADfAAAADwAAAGRycy9kb3ducmV2LnhtbERPXWvCMBR9F/Yfwh34pukcdrMzimwI&#10;ugdRJ2yP1+au7dbclCS23b83g8EeD+d7vuxNLVpyvrKs4G6cgCDOra64UHB6W48eQfiArLG2TAp+&#10;yMNycTOYY6Ztxwdqj6EQMYR9hgrKEJpMSp+XZNCPbUMcuU/rDIYIXSG1wy6Gm1pOkiSVBiuODSU2&#10;9FxS/n28GAW7+33arravm/59m57zl8P546tzSg1v+9UTiEB9+Bf/uTc6zp9NHqZT+P0TA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9qsUjGAAAA3wAAAA8AAAAAAAAA&#10;AAAAAAAAoQIAAGRycy9kb3ducmV2LnhtbFBLBQYAAAAABAAEAPkAAACUAwAAAAA=&#10;"/>
                        <v:group id="Group 100" o:spid="_x0000_s1113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ixMwMQAAADfAAAA&#10;DwAAAAAAAAAAAAAAAACqAgAAZHJzL2Rvd25yZXYueG1sUEsFBgAAAAAEAAQA+gAAAJsDAAAAAA==&#10;">
                          <v:rect id="Rectangle 101" o:spid="_x0000_s1114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ef8MA&#10;AADfAAAADwAAAGRycy9kb3ducmV2LnhtbERPzU4CMRC+m/gOzZh4ky4YXF0pxBAlHPQg+gCT7bDd&#10;sJ3ZtAWWt6ckJBy/fP+zxeA7daAQW2ED41EBirgW23Jj4P/v6+kVVEzIFjthMnCiCIv5/d0MKytH&#10;/qXDJjUqh3Cs0IBLqa+0jrUjj3EkPXHmthI8pgxDo23AYw73nZ4UxYv22HJucNjT0lG92+y9gVJO&#10;zz/DthgH+d6tGrEydZ9izOPD8PEOKtGQbuKre23z/LdJOS3h8icD0PM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pef8MAAADfAAAADwAAAAAAAAAAAAAAAACYAgAAZHJzL2Rv&#10;d25yZXYueG1sUEsFBgAAAAAEAAQA9QAAAIgDAAAAAA==&#10;" stroked="f" strokecolor="lime"/>
                          <v:shape id="Freeform 102" o:spid="_x0000_s1115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QpTcUA&#10;AADfAAAADwAAAGRycy9kb3ducmV2LnhtbERPTWvCQBC9F/wPywi91Y2BthpdpRQEC6ViFNrjkB2T&#10;tNnZsDtq2l/fPRR6fLzv5XpwnbpQiK1nA9NJBoq48rbl2sDxsLmbgYqCbLHzTAa+KcJ6NbpZYmH9&#10;lfd0KaVWKYRjgQYakb7QOlYNOYwT3xMn7uSDQ0kw1NoGvKZw1+k8yx60w5ZTQ4M9PTdUfZVnZyAv&#10;f9zL8bPdibxPz7uw2R5e3z6MuR0PTwtQQoP8i//cW5vmz/PH+zQ4/UkA9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VClNxQAAAN8AAAAPAAAAAAAAAAAAAAAAAJgCAABkcnMv&#10;ZG93bnJldi54bWxQSwUGAAAAAAQABAD1AAAAigMAAAAA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</v:group>
                    <v:group id="Group 103" o:spid="_x0000_s1116" style="position:absolute;left:4896;top:9936;width:1296;height:1152" coordorigin="5040,9936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7PYssQAAADfAAAA&#10;DwAAAAAAAAAAAAAAAACqAgAAZHJzL2Rvd25yZXYueG1sUEsFBgAAAAAEAAQA+gAAAJsDAAAAAA==&#10;">
                      <v:group id="Group 104" o:spid="_x0000_s1117" style="position:absolute;left:5040;top:9936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W7ksUAAADfAAAADwAAAGRycy9kb3ducmV2LnhtbERPTWvCQBC9C/0PyxS8&#10;6SZKbZu6ikhbPEihWii9DdkxCWZnQ3abxH/vHASPj/e9XA+uVh21ofJsIJ0moIhzbysuDPwcPyYv&#10;oEJEtlh7JgMXCrBePYyWmFnf8zd1h1goCeGQoYEyxibTOuQlOQxT3xALd/KtwyiwLbRtsZdwV+tZ&#10;kiy0w4qlocSGtiXl58O/M/DZY7+Zp+/d/nzaXv6OT1+/+5SMGT8OmzdQkYZ4F9/cOyvzX2fPC3kg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lu5LFAAAA3wAA&#10;AA8AAAAAAAAAAAAAAAAAqgIAAGRycy9kb3ducmV2LnhtbFBLBQYAAAAABAAEAPoAAACcAwAAAAA=&#10;">
                        <v:line id="Line 105" o:spid="_x0000_s1118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8OucUAAADfAAAADwAAAGRycy9kb3ducmV2LnhtbERPy2oCMRTdF/yHcIXuasZZ+JiaERFr&#10;7cKFY6F0d53ceeDkZkhSnf59Uyh0eTjv1XownbiR861lBdNJAoK4tLrlWsH7+eVpAcIHZI2dZVLw&#10;TR7W+ehhhZm2dz7RrQi1iCHsM1TQhNBnUvqyIYN+YnviyFXWGQwRulpqh/cYbjqZJslMGmw5NjTY&#10;07ah8lp8GQXm+LY/fpr0dfexQHvZV5vgqFbqcTxsnkEEGsK/+M990HH+Mp3PpvD7JwKQ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w8OucUAAADfAAAADwAAAAAAAAAA&#10;AAAAAAChAgAAZHJzL2Rvd25yZXYueG1sUEsFBgAAAAAEAAQA+QAAAJMDAAAAAA==&#10;"/>
                        <v:group id="Group 106" o:spid="_x0000_s1119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t7gH7FAAAA3wAA&#10;AA8AAAAAAAAAAAAAAAAAqgIAAGRycy9kb3ducmV2LnhtbFBLBQYAAAAABAAEAPoAAACcAwAAAAA=&#10;">
                          <v:rect id="Rectangle 107" o:spid="_x0000_s1120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IqJsMA&#10;AADfAAAADwAAAGRycy9kb3ducmV2LnhtbERPy2rCQBTdC/7DcIXudBIDPqKjhJbSbqtd2N01c01C&#10;MnfCzDSmf98pFFweznt/HE0nBnK+sawgXSQgiEurG64UfJ5f5xsQPiBr7CyTgh/ycDxMJ3vMtb3z&#10;Bw2nUIkYwj5HBXUIfS6lL2sy6Be2J47czTqDIUJXSe3wHsNNJ5dJspIGG44NNfb0XFPZnr6NAvdi&#10;i6G4ttnmortLm1bZV4pvSj3NxmIHItAYHuJ/97uO87fL9SqDvz8R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IqJsMAAADfAAAADwAAAAAAAAAAAAAAAACYAgAAZHJzL2Rv&#10;d25yZXYueG1sUEsFBgAAAAAEAAQA9QAAAIgDAAAAAA==&#10;" stroked="f" strokecolor="lime"/>
                          <v:shape id="Freeform 108" o:spid="_x0000_s1121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54oMcA&#10;AADfAAAADwAAAGRycy9kb3ducmV2LnhtbERPz0/CMBS+m/g/NM+Ei5GOoYiTQsiCkYMXBsZwe1mf&#10;68L6OtYC87+nJiYev3y/Z4veNuJMna8dKxgNExDEpdM1Vwp227eHKQgfkDU2jknBD3lYzG9vZphp&#10;d+ENnYtQiRjCPkMFJoQ2k9KXhiz6oWuJI/ftOoshwq6SusNLDLeNTJNkIi3WHBsMtpQbKg/FySrY&#10;3O+DGX/kx3ddrNK8/9ofpp9PSg3u+uUriEB9+Bf/udc6zn9JnyeP8PsnAp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y+eKDHAAAA3wAAAA8AAAAAAAAAAAAAAAAAmAIAAGRy&#10;cy9kb3ducmV2LnhtbFBLBQYAAAAABAAEAPUAAACMAwAAAAA=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109" o:spid="_x0000_s1122" style="position:absolute;left:5184;top:10224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JIYCsQAAADfAAAA&#10;DwAAAAAAAAAAAAAAAACqAgAAZHJzL2Rvd25yZXYueG1sUEsFBgAAAAAEAAQA+gAAAJsDAAAAAA==&#10;">
                        <v:shape id="Text Box 110" o:spid="_x0000_s1123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NOKcMA&#10;AADfAAAADwAAAGRycy9kb3ducmV2LnhtbERPXWvCMBR9F/Yfwh3sTZPJ7LQ2lbEx2NNEp4Jvl+ba&#10;ljU3pcls/feLIPh4ON/ZarCNOFPna8canicKBHHhTM2lht3P53gOwgdkg41j0nAhD6v8YZRhalzP&#10;GzpvQyliCPsUNVQhtKmUvqjIop+4ljhyJ9dZDBF2pTQd9jHcNnKqVCIt1hwbKmzpvaLid/tnNey/&#10;T8fDi1qXH3bW9m5Qku1Cav30OLwtQQQawl18c3+ZOH8xfU0SuP6JA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DNOKcMAAADfAAAADwAAAAAAAAAAAAAAAACYAgAAZHJzL2Rv&#10;d25yZXYueG1sUEsFBgAAAAAEAAQA9QAAAIgDAAAAAA==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3"/>
                                </w:pPr>
                                <w:r>
                                  <w:t xml:space="preserve">12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  <v:rect id="Rectangle 111" o:spid="_x0000_s1124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1r+cMA&#10;AADfAAAADwAAAGRycy9kb3ducmV2LnhtbERPTWvCQBC9F/wPywi9FN3oIdroKqUQEOylRnqeZKdJ&#10;aHY2ZEdN/fXdQqHHx/ve7kfXqSsNofVsYDFPQBFX3rZcGzgX+WwNKgiyxc4zGfimAPvd5GGLmfU3&#10;fqfrSWoVQzhkaKAR6TOtQ9WQwzD3PXHkPv3gUCIcam0HvMVw1+llkqTaYcuxocGeXhuqvk4XF0va&#10;tDi8fTyNcpdSkmOZV2XeGfM4HV82oIRG+Rf/uQ82zn9ertIV/P6JAP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1r+cMAAADfAAAADwAAAAAAAAAAAAAAAACYAgAAZHJzL2Rv&#10;d25yZXYueG1sUEsFBgAAAAAEAAQA9QAAAIgDAAAAAA==&#10;" filled="f" stroked="f" strokecolor="#030"/>
                      </v:group>
                    </v:group>
                    <v:group id="Group 112" o:spid="_x0000_s1125" style="position:absolute;left:2304;top:9936;width:1152;height:1152" coordorigin="4752,7488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pO3lMUAAADfAAAADwAAAGRycy9kb3ducmV2LnhtbERPTWvCQBC9C/0PyxS8&#10;6SZKbZu6ikhbPEihWii9DdkxCWZnQ3abxH/vHASPj/e9XA+uVh21ofJsIJ0moIhzbysuDPwcPyYv&#10;oEJEtlh7JgMXCrBePYyWmFnf8zd1h1goCeGQoYEyxibTOuQlOQxT3xALd/KtwyiwLbRtsZdwV+tZ&#10;kiy0w4qlocSGtiXl58O/M/DZY7+Zp+/d/nzaXv6OT1+/+5SMGT8OmzdQkYZ4F9/cOyvzX2fPCxks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qTt5TFAAAA3wAA&#10;AA8AAAAAAAAAAAAAAAAAqgIAAGRycy9kb3ducmV2LnhtbFBLBQYAAAAABAAEAPoAAACcAwAAAAA=&#10;">
                      <v:group id="Group 113" o:spid="_x0000_s1126" style="position:absolute;left:5472;top:7488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d8SD8QAAADfAAAA&#10;DwAAAAAAAAAAAAAAAACqAgAAZHJzL2Rvd25yZXYueG1sUEsFBgAAAAAEAAQA+gAAAJsDAAAAAA==&#10;">
                        <v:line id="Line 114" o:spid="_x0000_s1127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o9/8QAAADfAAAADwAAAGRycy9kb3ducmV2LnhtbERPPW/CMBDdkfofrENiKw4ZgAYMQlVL&#10;24EBioTYrvGRRI3Pke1C+u97QyXGp/e9XPeuVVcKsfFsYDLOQBGX3jZcGTh+vj7OQcWEbLH1TAZ+&#10;KcJ69TBYYmH9jfd0PaRKSQjHAg3UKXWF1rGsyWEc+45YuIsPDpPAUGkb8CbhrtV5lk21w4alocaO&#10;nmsqvw8/zoDbfWx3Z5e/vZzm6L+2l00KVBkzGvabBahEfbqL/93vVuY/5bOZPJA/AkCv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mj3/xAAAAN8AAAAPAAAAAAAAAAAA&#10;AAAAAKECAABkcnMvZG93bnJldi54bWxQSwUGAAAAAAQABAD5AAAAkgMAAAAA&#10;"/>
                        <v:group id="Group 115" o:spid="_x0000_s1128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CI1MQAAADfAAAADwAAAGRycy9kb3ducmV2LnhtbERPTWvCQBC9F/oflhF6&#10;000s1RpdRaQWDyJUBfE2ZMckmJ0N2TWJ/94VhB4f73u26EwpGqpdYVlBPIhAEKdWF5wpOB7W/W8Q&#10;ziNrLC2Tgjs5WMzf32aYaNvyHzV7n4kQwi5BBbn3VSKlS3My6Aa2Ig7cxdYGfYB1JnWNbQg3pRxG&#10;0UgaLDg05FjRKqf0ur8ZBb8ttsvP+KfZXi+r+/nwtTttY1Lqo9ctpyA8df5f/HJvdJg/GY7HMT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nCI1MQAAADfAAAA&#10;DwAAAAAAAAAAAAAAAACqAgAAZHJzL2Rvd25yZXYueG1sUEsFBgAAAAAEAAQA+gAAAJsDAAAAAA==&#10;">
                          <v:rect id="Rectangle 116" o:spid="_x0000_s1129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cZYMMA&#10;AADfAAAADwAAAGRycy9kb3ducmV2LnhtbERPz2vCMBS+C/sfwhvspmkrTK1GKRtju6o7uNuzebal&#10;zUtJslr/eyMMdvz4fm92o+nEQM43lhWkswQEcWl1w5WC7+PHdAnCB2SNnWVScCMPu+3TZIO5tlfe&#10;03AIlYgh7HNUUIfQ51L6siaDfmZ74shdrDMYInSV1A6vMdx0MkuSV2mw4dhQY09vNZXt4dcocO+2&#10;GIpzO1+edHdq02r+k+KnUi/PY7EGEWgM/+I/95eO81fZYpHB408EIL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cZYMMAAADfAAAADwAAAAAAAAAAAAAAAACYAgAAZHJzL2Rv&#10;d25yZXYueG1sUEsFBgAAAAAEAAQA9QAAAIgDAAAAAA==&#10;" stroked="f" strokecolor="lime"/>
                          <v:shape id="Freeform 117" o:spid="_x0000_s1130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52CcYA&#10;AADfAAAADwAAAGRycy9kb3ducmV2LnhtbERPz2vCMBS+D/wfwhN2GTO1MnXVKFI2toMXO2V4ezTP&#10;pti8dE2m3X+/DAYeP77fy3VvG3GhzteOFYxHCQji0umaKwX7j9fHOQgfkDU2jknBD3lYrwZ3S8y0&#10;u/KOLkWoRAxhn6ECE0KbSelLQxb9yLXEkTu5zmKIsKuk7vAaw20j0ySZSos1xwaDLeWGynPxbRXs&#10;Ho7BTLb515suXtK8/zye54cnpe6H/WYBIlAfbuJ/97uO85/T2WwCf38i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52CcYAAADfAAAADwAAAAAAAAAAAAAAAACYAgAAZHJz&#10;L2Rvd25yZXYueG1sUEsFBgAAAAAEAAQA9QAAAIsDAAAAAA==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118" o:spid="_x0000_s1131" style="position:absolute;left:4752;top:7776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4HK0zFAAAA3wAA&#10;AA8AAAAAAAAAAAAAAAAAqgIAAGRycy9kb3ducmV2LnhtbFBLBQYAAAAABAAEAPoAAACcAwAAAAA=&#10;">
                        <v:shape id="Text Box 119" o:spid="_x0000_s1132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hGg8IA&#10;AADfAAAADwAAAGRycy9kb3ducmV2LnhtbERPW2vCMBR+H/gfwhF8m4miU6tRRBnsyeEVfDs0x7bY&#10;nJQms92/N4OBjx/ffbFqbSkeVPvCsYZBX4EgTp0pONNwOn6+T0H4gGywdEwafsnDatl5W2BiXMN7&#10;ehxCJmII+wQ15CFUiZQ+zcmi77uKOHI3V1sMEdaZNDU2MdyWcqjUh7RYcGzIsaJNTun98GM1nHe3&#10;62WkvrOtHVeNa5VkO5Na97rteg4iUBte4n/3l4nzZ8PJZAx/fyI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EaDwgAAAN8AAAAPAAAAAAAAAAAAAAAAAJgCAABkcnMvZG93&#10;bnJldi54bWxQSwUGAAAAAAQABAD1AAAAhwMAAAAA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3"/>
                                </w:pPr>
                                <w:r>
                                  <w:t xml:space="preserve">  6</w:t>
                                </w:r>
                                <w:r>
                                  <w:sym w:font="Symbol" w:char="F057"/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rect id="Rectangle 120" o:spid="_x0000_s1133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Yv8MA&#10;AADfAAAADwAAAGRycy9kb3ducmV2LnhtbERPTWvCQBC9F/wPywi9FN3oIdroKqUQEOylRnqeZKdJ&#10;aHY2ZEdN/fXdQqHHx/ve7kfXqSsNofVsYDFPQBFX3rZcGzgX+WwNKgiyxc4zGfimAPvd5GGLmfU3&#10;fqfrSWoVQzhkaKAR6TOtQ9WQwzD3PXHkPv3gUCIcam0HvMVw1+llkqTaYcuxocGeXhuqvk4XF0va&#10;tDi8fTyNcpdSkmOZV2XeGfM4HV82oIRG+Rf/uQ82zn9erlYp/P6JAP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Yv8MAAADfAAAADwAAAAAAAAAAAAAAAACYAgAAZHJzL2Rv&#10;d25yZXYueG1sUEsFBgAAAAAEAAQA9QAAAIgDAAAAAA==&#10;" filled="f" stroked="f" strokecolor="#030"/>
                      </v:group>
                    </v:group>
                    <v:group id="Group 121" o:spid="_x0000_s1134" style="position:absolute;left:5040;top:921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7VtTvFAAAA3wAA&#10;AA8AAAAAAAAAAAAAAAAAqgIAAGRycy9kb3ducmV2LnhtbFBLBQYAAAAABAAEAPoAAACcAwAAAAA=&#10;">
                      <v:group id="Group 122" o:spid="_x0000_s1135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ohScUAAADfAAAADwAAAGRycy9kb3ducmV2LnhtbERPTWvCQBC9F/oflil4&#10;q5tYWjV1FZEqPUihKkhvQ3ZMgtnZkF2T+O87h0KPj/e9WA2uVh21ofJsIB0noIhzbysuDJyO2+cZ&#10;qBCRLdaeycCdAqyWjw8LzKzv+Zu6QyyUhHDI0EAZY5NpHfKSHIaxb4iFu/jWYRTYFtq22Eu4q/Uk&#10;Sd60w4qlocSGNiXl18PNGdj12K9f0o9uf71s7j/H16/zPiVjRk/D+h1UpCH+i//cn1bmzyfTqQyW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9KIUnFAAAA3wAA&#10;AA8AAAAAAAAAAAAAAAAAqgIAAGRycy9kb3ducmV2LnhtbFBLBQYAAAAABAAEAPoAAACcAwAAAAA=&#10;">
                        <v:rect id="Rectangle 123" o:spid="_x0000_s1136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XjVsUA&#10;AADfAAAADwAAAGRycy9kb3ducmV2LnhtbERPW2vCMBR+H/gfwhH2NlOFrVqNIrsx5oO3DXw8Nse2&#10;2Jx0Sab13y8DwceP7z6ZtaYWJ3K+sqyg30tAEOdWV1wo+Nq+PQxB+ICssbZMCi7kYTbt3E0w0/bM&#10;azptQiFiCPsMFZQhNJmUPi/JoO/ZhjhyB+sMhghdIbXDcww3tRwkyZM0WHFsKLGh55Ly4+bXKPh8&#10;eTRL9/66DumqSb+r3eLncNkrdd9t52MQgdpwE1/dHzrOHw3SdAT/fyIA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9eNWxQAAAN8AAAAPAAAAAAAAAAAAAAAAAJgCAABkcnMv&#10;ZG93bnJldi54bWxQSwUGAAAAAAQABAD1AAAAigMAAAAA&#10;" filled="f" stroked="f" strokecolor="#f60"/>
                        <v:shape id="Text Box 124" o:spid="_x0000_s1137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YD2sMA&#10;AADfAAAADwAAAGRycy9kb3ducmV2LnhtbERPTWvCQBC9F/wPywje6sYU2pi6ihSE2lujoMchOyah&#10;2dmwO9XYX989FHp8vO/VZnS9ulKInWcDi3kGirj2tuPGwPGweyxARUG22HsmA3eKsFlPHlZYWn/j&#10;T7pW0qgUwrFEA63IUGod65YcxrkfiBN38cGhJBgabQPeUrjrdZ5lz9phx6mhxYHeWqq/qm9nYPvz&#10;FEO1XxaLDz7np/Ek991FjJlNx+0rKKFR/sV/7neb5i/zlyI9SH8SAL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YD2sMAAADfAAAADwAAAAAAAAAAAAAAAACYAgAAZHJzL2Rv&#10;d25yZXYueG1sUEsFBgAAAAAEAAQA9QAAAIgDAAAAAA==&#10;" filled="f" stroked="f" strokecolor="#f60">
                          <v:textbox>
                            <w:txbxContent>
                              <w:p w:rsidR="007265C8" w:rsidRDefault="007265C8" w:rsidP="00AB350F">
                                <w:pPr>
                                  <w:pStyle w:val="4"/>
                                </w:pPr>
                                <w:r>
                                  <w:t xml:space="preserve">4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</v:group>
                      <v:group id="Group 125" o:spid="_x0000_s1138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6X488QAAADfAAAADwAAAGRycy9kb3ducmV2LnhtbERPTWvCQBC9F/oflhF6&#10;000stRpdRaQWDyJUBfE2ZMckmJ0N2TWJ/94VhB4f73u26EwpGqpdYVlBPIhAEKdWF5wpOB7W/TEI&#10;55E1lpZJwZ0cLObvbzNMtG35j5q9z0QIYZeggtz7KpHSpTkZdANbEQfuYmuDPsA6k7rGNoSbUg6j&#10;aCQNFhwacqxolVN63d+Mgt8W2+Vn/NNsr5fV/Xz42p22MSn10euWUxCeOv8vfrk3OsyfDL/HMT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6X488QAAADfAAAA&#10;DwAAAAAAAAAAAAAAAACqAgAAZHJzL2Rvd25yZXYueG1sUEsFBgAAAAAEAAQA+gAAAJsDAAAAAA==&#10;">
                        <v:line id="Line 126" o:spid="_x0000_s1139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MFe8YAAADfAAAADwAAAGRycy9kb3ducmV2LnhtbERPXWvCMBR9F/Yfwh3sTdNV6FxnFFEE&#10;3cNQN9ger81d2625KUnWdv9+GQg+Hs73fDmYRnTkfG1Zwf0kAUFcWF1zqeDtdTuegfABWWNjmRT8&#10;kofl4mY0x1zbno/UnUIpYgj7HBVUIbS5lL6oyKCf2JY4cp/WGQwRulJqh30MN41MkySTBmuODRW2&#10;tK6o+D79GAUv00PWrfbPu+F9n52LzfH88dU7pe5uh9UTiEBDuIov7p2O8x/Th1kK/38iAL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jBXvGAAAA3wAAAA8AAAAAAAAA&#10;AAAAAAAAoQIAAGRycy9kb3ducmV2LnhtbFBLBQYAAAAABAAEAPkAAACUAwAAAAA=&#10;"/>
                        <v:group id="Group 127" o:spid="_x0000_s1140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Q7wx/FAAAA3wAA&#10;AA8AAAAAAAAAAAAAAAAAqgIAAGRycy9kb3ducmV2LnhtbFBLBQYAAAAABAAEAPoAAACcAwAAAAA=&#10;">
                          <v:rect id="Rectangle 128" o:spid="_x0000_s1141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jsT8MA&#10;AADfAAAADwAAAGRycy9kb3ducmV2LnhtbERPyU7DMBC9I/EP1iBxo07L0jbErRACxKEcunzAKJ7G&#10;UeKZyDZt+vcYCYnj09ur9eh7daIQW2ED00kBirgW23Jj4LB/v1uAignZYi9MBi4UYb26vqqwtHLm&#10;LZ12qVE5hGOJBlxKQ6l1rB15jBMZiDN3lOAxZRgabQOec7jv9awonrTHlnODw4FeHdXd7tsbmMvl&#10;/ms8FtMgm+6jESuP7k2Mub0ZX55BJRrTv/jP/Wnz/OVsvniA3z8Z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jsT8MAAADfAAAADwAAAAAAAAAAAAAAAACYAgAAZHJzL2Rv&#10;d25yZXYueG1sUEsFBgAAAAAEAAQA9QAAAIgDAAAAAA==&#10;" stroked="f" strokecolor="lime"/>
                          <v:shape id="Freeform 129" o:spid="_x0000_s1142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qlMUA&#10;AADfAAAADwAAAGRycy9kb3ducmV2LnhtbERPTUvDQBC9C/6HZQRvdtOA2sZuSykUKoilaUGPQ3ZM&#10;otnZsDtto7/eFYQeH+97thhcp04UYuvZwHiUgSKuvG25NnDYr+8moKIgW+w8k4FvirCYX1/NsLD+&#10;zDs6lVKrFMKxQAONSF9oHauGHMaR74kT9+GDQ0kw1NoGPKdw1+k8yx60w5ZTQ4M9rRqqvsqjM5CX&#10;P+758NluRd7Gx21Yb/Yvr+/G3N4MyydQQoNcxP/ujU3zp/nj5B7+/iQA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NaqUxQAAAN8AAAAPAAAAAAAAAAAAAAAAAJgCAABkcnMv&#10;ZG93bnJldi54bWxQSwUGAAAAAAQABAD1AAAAigMAAAAA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</v:group>
                    <v:group id="Group 130" o:spid="_x0000_s1143" style="position:absolute;left:3024;top:9936;width:1152;height:1152" coordorigin="4752,7488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xgh8QAAADfAAAADwAAAGRycy9kb3ducmV2LnhtbERPTWvCQBC9F/oflil4&#10;000UrUZXEbHFgxSqBfE2ZMckmJ0N2TWJ/94VhB4f73ux6kwpGqpdYVlBPIhAEKdWF5wp+Dt+9acg&#10;nEfWWFomBXdysFq+vy0w0bblX2oOPhMhhF2CCnLvq0RKl+Zk0A1sRRy4i60N+gDrTOoa2xBuSjmM&#10;ook0WHBoyLGiTU7p9XAzCr5bbNejeNvsr5fN/Xwc/5z2MSnV++jWcxCeOv8vfrl3OsyfDT+nE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xgh8QAAADfAAAA&#10;DwAAAAAAAAAAAAAAAACqAgAAZHJzL2Rvd25yZXYueG1sUEsFBgAAAAAEAAQA+gAAAJsDAAAAAA==&#10;">
                      <v:group id="Group 131" o:spid="_x0000_s1144" style="position:absolute;left:5472;top:7488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DFHMQAAADfAAAADwAAAGRycy9kb3ducmV2LnhtbERPy2rCQBTdF/oPwy24&#10;q5MovqKjiNjiQgrVgri7ZK5JMHMnZMYk/r0jCF0eznux6kwpGqpdYVlB3I9AEKdWF5wp+Dt+fU5B&#10;OI+ssbRMCu7kYLV8f1tgom3Lv9QcfCZCCLsEFeTeV4mULs3JoOvbijhwF1sb9AHWmdQ1tiHclHIQ&#10;RWNpsODQkGNFm5zS6+FmFHy32K6H8bbZXy+b+/k4+jntY1Kq99Gt5yA8df5f/HLvdJg/G0ymE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DFHMQAAADfAAAA&#10;DwAAAAAAAAAAAAAAAACqAgAAZHJzL2Rvd25yZXYueG1sUEsFBgAAAAAEAAQA+gAAAJsDAAAAAA==&#10;">
                        <v:line id="Line 132" o:spid="_x0000_s1145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lB3sQAAADfAAAADwAAAGRycy9kb3ducmV2LnhtbERPTU/CQBC9m/gfNmPiTbb0ILWwEGIU&#10;5cBBNCHchu7QNnRnm90Vyr9nDiYeX973bDG4Tp0pxNazgfEoA0VcedtybeDn+/2pABUTssXOMxm4&#10;UoTF/P5uhqX1F/6i8zbVSkI4lmigSakvtY5VQw7jyPfEwh19cJgEhlrbgBcJd53Os+xZO2xZGhrs&#10;6bWh6rT9dQbcZr3a7F3+8bYr0B9Wx2UKVBvz+DAsp6ASDelf/Of+tDL/JZ8UMlj+CAA9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OUHexAAAAN8AAAAPAAAAAAAAAAAA&#10;AAAAAKECAABkcnMvZG93bnJldi54bWxQSwUGAAAAAAQABAD5AAAAkgMAAAAA&#10;"/>
                        <v:group id="Group 133" o:spid="_x0000_s1146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dP09cQAAADfAAAA&#10;DwAAAAAAAAAAAAAAAACqAgAAZHJzL2Rvd25yZXYueG1sUEsFBgAAAAAEAAQA+gAAAJsDAAAAAA==&#10;">
                          <v:rect id="Rectangle 134" o:spid="_x0000_s1147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XEdsMA&#10;AADfAAAADwAAAGRycy9kb3ducmV2LnhtbERPTU/CQBC9m/gfNmPiTbaFRKGwkAZi9Cp6wNvYHdqm&#10;3dlmdy3l3zMHE48v73uzm1yvRgqx9Wwgn2WgiCtvW64NfH2+Pi1BxYRssfdMBq4UYbe9v9tgYf2F&#10;P2g8plpJCMcCDTQpDYXWsWrIYZz5gVi4sw8Ok8BQaxvwIuGu1/Mse9YOW5aGBgfaN1R1x19nIBx8&#10;OZY/3WJ5sv2py+vFd45vxjw+TOUaVKIp/Yv/3O9W5q/mLyt5IH8EgN7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XEdsMAAADfAAAADwAAAAAAAAAAAAAAAACYAgAAZHJzL2Rv&#10;d25yZXYueG1sUEsFBgAAAAAEAAQA9QAAAIgDAAAAAA==&#10;" stroked="f" strokecolor="lime"/>
                          <v:shape id="Freeform 135" o:spid="_x0000_s1148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yrH8cA&#10;AADfAAAADwAAAGRycy9kb3ducmV2LnhtbERPy2rCQBTdF/oPwy24KToxpT5SRynB0i7cGBVxd8nc&#10;ZoKZO2lmqunfdwoFl4fzXqx624gLdb52rGA8SkAQl07XXCnY796GMxA+IGtsHJOCH/KwWt7fLTDT&#10;7spbuhShEjGEfYYKTAhtJqUvDVn0I9cSR+7TdRZDhF0ldYfXGG4bmSbJRFqsOTYYbCk3VJ6Lb6tg&#10;+3gK5mmTf73rYp3m/fF0nh2elRo89K8vIAL14Sb+d3/oOH+eTudj+PsTA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cqx/HAAAA3wAAAA8AAAAAAAAAAAAAAAAAmAIAAGRy&#10;cy9kb3ducmV2LnhtbFBLBQYAAAAABAAEAPUAAACMAwAAAAA=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136" o:spid="_x0000_s1149" style="position:absolute;left:4752;top:7776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6u8FnFAAAA3wAA&#10;AA8AAAAAAAAAAAAAAAAAqgIAAGRycy9kb3ducmV2LnhtbFBLBQYAAAAABAAEAPoAAACcAwAAAAA=&#10;">
                        <v:shape id="Text Box 137" o:spid="_x0000_s1150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GdlsQA&#10;AADfAAAADwAAAGRycy9kb3ducmV2LnhtbERPW2vCMBR+F/YfwhH2NhPdnLYaRRyDPU1WL+DboTm2&#10;Zc1JaTLb/ftFGPj48d2X697W4kqtrxxrGI8UCOLcmYoLDYf9+9MchA/IBmvHpOGXPKxXD4MlpsZ1&#10;/EXXLBQihrBPUUMZQpNK6fOSLPqRa4gjd3GtxRBhW0jTYhfDbS0nSr1KixXHhhIb2paUf2c/VsPx&#10;83I+vahd8WanTed6JdkmUuvHYb9ZgAjUh7v43/1h4vxkMkue4fYnAp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RnZbEAAAA3wAAAA8AAAAAAAAAAAAAAAAAmAIAAGRycy9k&#10;b3ducmV2LnhtbFBLBQYAAAAABAAEAPUAAACJAwAAAAA=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3"/>
                                </w:pPr>
                                <w:r>
                                  <w:t xml:space="preserve">  3</w:t>
                                </w:r>
                                <w:r>
                                  <w:sym w:font="Symbol" w:char="F057"/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rect id="Rectangle 138" o:spid="_x0000_s1151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qFqcMA&#10;AADfAAAADwAAAGRycy9kb3ducmV2LnhtbERPTWvCQBC9C/6HZYRepG4qRWvqKkUICHqpSs+T7DQJ&#10;zc6G7Kipv74rFDw+3vdy3btGXagLtWcDL5MEFHHhbc2lgdMxe34DFQTZYuOZDPxSgPVqOFhiav2V&#10;P+lykFLFEA4pGqhE2lTrUFTkMEx8Sxy5b985lAi7UtsOrzHcNXqaJDPtsObYUGFLm4qKn8PZxZJ6&#10;dtzuv8a93CSXZJdnRZ41xjyN+o93UEK9PMT/7q2N8xfT+eIV7n8iA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qFqcMAAADfAAAADwAAAAAAAAAAAAAAAACYAgAAZHJzL2Rv&#10;d25yZXYueG1sUEsFBgAAAAAEAAQA9QAAAIgDAAAAAA==&#10;" filled="f" stroked="f" strokecolor="#030"/>
                      </v:group>
                    </v:group>
                  </v:group>
                  <v:shape id="Text Box 139" o:spid="_x0000_s1152" type="#_x0000_t202" style="position:absolute;left:4176;top:8451;width:86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SgecMA&#10;AADfAAAADwAAAGRycy9kb3ducmV2LnhtbERPXWvCMBR9H/gfwhV8m4mim61GGRPBJ4dOBd8uzbUt&#10;Njelibb794sw2OPhfC9Wna3EgxpfOtYwGioQxJkzJecajt+b1xkIH5ANVo5Jww95WC17LwtMjWt5&#10;T49DyEUMYZ+ihiKEOpXSZwVZ9ENXE0fu6hqLIcIml6bBNobbSo6VepMWS44NBdb0WVB2O9ythtPu&#10;ejlP1Fe+ttO6dZ2SbBOp9aDffcxBBOrCv/jPvTVxfjJ+T6bw/BMB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SgecMAAADfAAAADwAAAAAAAAAAAAAAAACYAgAAZHJzL2Rv&#10;d25yZXYueG1sUEsFBgAAAAAEAAQA9QAAAIgDAAAAAA==&#10;" filled="f" stroked="f">
                    <v:textbox>
                      <w:txbxContent>
                        <w:p w:rsidR="007265C8" w:rsidRDefault="007265C8" w:rsidP="00AB350F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r>
                            <w:t>4A</w:t>
                          </w:r>
                        </w:p>
                      </w:txbxContent>
                    </v:textbox>
                  </v:shape>
                </v:group>
                <v:group id="Group 140" o:spid="_x0000_s1153" style="position:absolute;left:8064;top:8580;width:1485;height:2652" coordorigin="8064,8580" coordsize="1485,2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ZX2WsQAAADfAAAA&#10;DwAAAAAAAAAAAAAAAACqAgAAZHJzL2Rvd25yZXYueG1sUEsFBgAAAAAEAAQA+gAAAJsDAAAAAA==&#10;">
                  <v:shape id="Text Box 141" o:spid="_x0000_s1154" type="#_x0000_t202" style="position:absolute;left:8496;top:8580;width:86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qblcMA&#10;AADfAAAADwAAAGRycy9kb3ducmV2LnhtbERPW2vCMBR+H/gfwhH2NhPF6do1ypgIPk3mprC3Q3N6&#10;weakNJnt/v0iCD5+fPdsPdhGXKjztWMN04kCQZw7U3Op4ftr+/QCwgdkg41j0vBHHtar0UOGqXE9&#10;f9LlEEoRQ9inqKEKoU2l9HlFFv3EtcSRK1xnMUTYldJ02Mdw28iZUgtpsebYUGFL7xXl58Ov1XD8&#10;KH5Oc7UvN/a57d2gJNtEav04Ht5eQQQawl18c+9MnJ/MlskSrn8i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qblcMAAADfAAAADwAAAAAAAAAAAAAAAACYAgAAZHJzL2Rv&#10;d25yZXYueG1sUEsFBgAAAAAEAAQA9QAAAIgDAAAAAA==&#10;" filled="f" stroked="f">
                    <v:textbox>
                      <w:txbxContent>
                        <w:p w:rsidR="007265C8" w:rsidRDefault="007265C8" w:rsidP="00AB350F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r>
                            <w:t>4A</w:t>
                          </w:r>
                        </w:p>
                      </w:txbxContent>
                    </v:textbox>
                  </v:shape>
                  <v:shape id="Text Box 142" o:spid="_x0000_s1155" type="#_x0000_t202" style="position:absolute;left:8064;top:9648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UP58MA&#10;AADfAAAADwAAAGRycy9kb3ducmV2LnhtbERPTWvCQBC9F/wPywi91d1KrU10ldJS6MmiVsHbkB2T&#10;0OxsyG5N/PfOodDj430v14Nv1IW6WAe28DgxoIiL4GouLXzvPx5eQMWE7LAJTBauFGG9Gt0tMXeh&#10;5y1ddqlUEsIxRwtVSm2udSwq8hgnoSUW7hw6j0lgV2rXYS/hvtFTY561x5qlocKW3ioqfna/3sJh&#10;cz4dn8xX+e5nbR8Go9ln2tr78fC6AJVoSP/iP/enk/nZdJ7JYPkjAP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zUP58MAAADfAAAADwAAAAAAAAAAAAAAAACYAgAAZHJzL2Rv&#10;d25yZXYueG1sUEsFBgAAAAAEAAQA9QAAAIgDAAAAAA==&#10;" filled="f" stroked="f">
                    <v:textbox>
                      <w:txbxContent>
                        <w:p w:rsidR="007265C8" w:rsidRDefault="007265C8" w:rsidP="00AB350F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proofErr w:type="spellStart"/>
                          <w:proofErr w:type="gramStart"/>
                          <w:r>
                            <w:t>i</w:t>
                          </w:r>
                          <w:r>
                            <w:rPr>
                              <w:vertAlign w:val="subscript"/>
                            </w:rPr>
                            <w:t>o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line id="Line 143" o:spid="_x0000_s1156" style="position:absolute;visibility:visible;mso-wrap-style:square" from="8064,10080" to="8496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pxU8MAAADfAAAADwAAAGRycy9kb3ducmV2LnhtbERPz0vDMBS+C/sfwhO8uXQ7rKYuG7Ii&#10;7KDCNvH8bN6asualNLGL/70RBI8f3+/1NrleTDSGzrOGxbwAQdx403Gr4f30fP8AIkRkg71n0vBN&#10;Abab2c0aK+OvfKDpGFuRQzhUqMHGOFRShsaSwzD3A3Hmzn50GDMcW2lGvOZw18tlUaykw45zg8WB&#10;dpaay/HLaShtfZClrF9Ob/XULVR6TR+fSuu72/T0CCJSiv/iP/fe5PlqWSoFv38yAL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qcVPDAAAA3wAAAA8AAAAAAAAAAAAA&#10;AAAAoQIAAGRycy9kb3ducmV2LnhtbFBLBQYAAAAABAAEAPkAAACRAwAAAAA=&#10;">
                    <v:stroke endarrow="block"/>
                  </v:line>
                  <v:group id="Group 144" o:spid="_x0000_s1157" style="position:absolute;left:8208;top:8928;width:1152;height:576" coordorigin="4176,4320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7KZMQAAADfAAAADwAAAGRycy9kb3ducmV2LnhtbERPTWvCQBC9F/oflhF6&#10;q5tYWmx0FZFaepCCWhBvQ3ZMgtnZkF2T+O87B8Hj433Pl4OrVUdtqDwbSMcJKOLc24oLA3+HzesU&#10;VIjIFmvPZOBGAZaL56c5Ztb3vKNuHwslIRwyNFDG2GRah7wkh2HsG2Lhzr51GAW2hbYt9hLuaj1J&#10;kg/tsGJpKLGhdUn5ZX91Br577Fdv6Ve3vZzXt9Ph/fe4TcmYl9GwmoGKNMSH+O7+sTL/czJN5IH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47KZMQAAADfAAAA&#10;DwAAAAAAAAAAAAAAAACqAgAAZHJzL2Rvd25yZXYueG1sUEsFBgAAAAAEAAQA+gAAAJsDAAAAAA==&#10;">
                    <v:line id="Line 145" o:spid="_x0000_s1158" style="position:absolute;visibility:visible;mso-wrap-style:square" from="4176,4608" to="5328,4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YMAMUAAADfAAAADwAAAGRycy9kb3ducmV2LnhtbERPXWvCMBR9H+w/hDvY20xVKK4ziiiC&#10;+iDTDfTx2ty13ZqbkmRt/feLIOzxcL6n897UoiXnK8sKhoMEBHFudcWFgs+P9csEhA/IGmvLpOBK&#10;Huazx4cpZtp2fKD2GAoRQ9hnqKAMocmk9HlJBv3ANsSR+7LOYIjQFVI77GK4qeUoSVJpsOLYUGJD&#10;y5Lyn+OvUbAfv6ftYrvb9KdteslXh8v5u3NKPT/1izcQgfrwL767NzrOfx1NkiHc/kQA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YMAMUAAADfAAAADwAAAAAAAAAA&#10;AAAAAAChAgAAZHJzL2Rvd25yZXYueG1sUEsFBgAAAAAEAAQA+QAAAJMDAAAAAA==&#10;"/>
                    <v:group id="Group 146" o:spid="_x0000_s1159" style="position:absolute;left:4464;top:4320;width:576;height:576" coordorigin="4464,4320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BDxiMQAAADfAAAA&#10;DwAAAAAAAAAAAAAAAACqAgAAZHJzL2Rvd25yZXYueG1sUEsFBgAAAAAEAAQA+gAAAJsDAAAAAA==&#10;">
                      <v:group id="Group 147" o:spid="_x0000_s1160" style="position:absolute;left:4464;top:4320;width:576;height:576" coordorigin="2592,1152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1xUE8QAAADfAAAA&#10;DwAAAAAAAAAAAAAAAACqAgAAZHJzL2Rvd25yZXYueG1sUEsFBgAAAAAEAAQA+gAAAJsDAAAAAA==&#10;">
                        <v:rect id="Rectangle 148" o:spid="_x0000_s1161" style="position:absolute;left:2592;top:1152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75QsMA&#10;AADfAAAADwAAAGRycy9kb3ducmV2LnhtbERPz2vCMBS+D/wfwhN2m4kyXK1GcQOH4GFY9eDt0Tzb&#10;YvNSmli7/94MBh4/vt+LVW9r0VHrK8caxiMFgjh3puJCw/GweUtA+IBssHZMGn7Jw2o5eFlgatyd&#10;99RloRAxhH2KGsoQmlRKn5dk0Y9cQxy5i2sthgjbQpoW7zHc1nKi1FRarDg2lNjQV0n5NbtZDd8/&#10;HWfVgf1uO/34dOp86vL9SevXYb+egwjUh6f43701cf5skqh3+PsTAc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75QsMAAADfAAAADwAAAAAAAAAAAAAAAACYAgAAZHJzL2Rv&#10;d25yZXYueG1sUEsFBgAAAAAEAAQA9QAAAIgDAAAAAA==&#10;" stroked="f" strokecolor="#0cf"/>
                        <v:oval id="Oval 149" o:spid="_x0000_s1162" style="position:absolute;left:2606;top:1166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24FMMA&#10;AADfAAAADwAAAGRycy9kb3ducmV2LnhtbERPTWvCQBC9F/wPywje6kZDxKauIopgDz00tvchOybB&#10;7GzIjjH9991CocfH+97sRteqgfrQeDawmCegiEtvG64MfF5Oz2tQQZAttp7JwDcF2G0nTxvMrX/w&#10;Bw2FVCqGcMjRQC3S5VqHsiaHYe474shdfe9QIuwrbXt8xHDX6mWSrLTDhmNDjR0daipvxd0ZOFb7&#10;YjXoVLL0ejxLdvt6f0sXxsym4/4VlNAo/+I/99nG+S/LdZLB758IQG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24FMMAAADfAAAADwAAAAAAAAAAAAAAAACYAgAAZHJzL2Rv&#10;d25yZXYueG1sUEsFBgAAAAAEAAQA9QAAAIgDAAAAAA==&#10;"/>
                        <v:line id="Line 150" o:spid="_x0000_s1163" style="position:absolute;visibility:visible;mso-wrap-style:square" from="3154,1440" to="3168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+UdMUAAADfAAAADwAAAGRycy9kb3ducmV2LnhtbERPXWvCMBR9H/gfwhX2NlMdFO2MIspA&#10;9zCmDrbHa3Ntq81NSbK2+/fLQPDxcL7ny97UoiXnK8sKxqMEBHFudcWFgs/j69MUhA/IGmvLpOCX&#10;PCwXg4c5Ztp2vKf2EAoRQ9hnqKAMocmk9HlJBv3INsSRO1tnMEToCqkddjHc1HKSJKk0WHFsKLGh&#10;dUn59fBjFLw/f6Ttave27b926Snf7E/fl84p9TjsVy8gAvXhLr65tzrOn02mSQr/fyIA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r+UdMUAAADfAAAADwAAAAAAAAAA&#10;AAAAAAChAgAAZHJzL2Rvd25yZXYueG1sUEsFBgAAAAAEAAQA+QAAAJMDAAAAAA==&#10;"/>
                        <v:line id="Line 151" o:spid="_x0000_s1164" style="position:absolute;visibility:visible;mso-wrap-style:square" from="2592,1440" to="2606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Mx78YAAADfAAAADwAAAGRycy9kb3ducmV2LnhtbERPW2vCMBR+F/YfwhnsTVMddFqNIhsD&#10;3cPwBvp4bI5tt+akJFnb/ftlMNjjx3dfrHpTi5acrywrGI8SEMS51RUXCk7H1+EUhA/IGmvLpOCb&#10;PKyWd4MFZtp2vKf2EAoRQ9hnqKAMocmk9HlJBv3INsSRu1lnMEToCqkddjHc1HKSJKk0WHFsKLGh&#10;55Lyz8OXUfD+uEvb9fZt05+36TV/2V8vH51T6uG+X89BBOrDv/jPvdFx/mwyTZ7g908E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zMe/GAAAA3wAAAA8AAAAAAAAA&#10;AAAAAAAAoQIAAGRycy9kb3ducmV2LnhtbFBLBQYAAAAABAAEAPkAAACUAwAAAAA=&#10;"/>
                      </v:group>
                      <v:line id="Line 152" o:spid="_x0000_s1165" style="position:absolute;flip:x;visibility:visible;mso-wrap-style:square" from="4536,4608" to="4968,46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P0ccMAAADfAAAADwAAAGRycy9kb3ducmV2LnhtbERPTUvDQBC9C/0PyxS8BLtrC9LGbkur&#10;FgTpwerB45Adk2B2NmTHNv575yB4fLzv9XaMnTnTkNvEHm5nDgxxlULLtYf3t8PNEkwW5IBdYvLw&#10;Qxm2m8nVGsuQLvxK55PURkM4l+ihEelLa3PVUMQ8Sz2xcp9piCgKh9qGAS8aHjs7d+7ORmxZGxrs&#10;6aGh6uv0HXXG4ciPi0Wxj7YoVvT0IS/OivfX03F3D0ZolH/xn/s5qG81XzodrH8UgN3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j9HHDAAAA3wAAAA8AAAAAAAAAAAAA&#10;AAAAoQIAAGRycy9kb3ducmV2LnhtbFBLBQYAAAAABAAEAPkAAACRAwAAAAA=&#10;">
                        <v:stroke endarrow="block"/>
                      </v:line>
                    </v:group>
                  </v:group>
                  <v:shape id="Text Box 153" o:spid="_x0000_s1166" type="#_x0000_t202" style="position:absolute;left:8253;top:10155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rrcIA&#10;AADfAAAADwAAAGRycy9kb3ducmV2LnhtbERPW2vCMBR+F/wP4Qx802Sio+2MIhuCT455A98OzbEt&#10;a05KE23998tg4OPHd1+seluLO7W+cqzhdaJAEOfOVFxoOB424wSED8gGa8ek4UEeVsvhYIGZcR1/&#10;030fChFD2GeooQyhyaT0eUkW/cQ1xJG7utZiiLAtpGmxi+G2llOl3qTFimNDiQ19lJT/7G9Ww2l3&#10;vZxn6qv4tPOmc72SbFOp9eilX7+DCNSHp/jfvTVxfjpNVAp/fyIA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x6utwgAAAN8AAAAPAAAAAAAAAAAAAAAAAJgCAABkcnMvZG93&#10;bnJldi54bWxQSwUGAAAAAAQABAD1AAAAhwMAAAAA&#10;" filled="f" stroked="f">
                    <v:textbox>
                      <w:txbxContent>
                        <w:p w:rsidR="007265C8" w:rsidRDefault="007265C8" w:rsidP="00AB350F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proofErr w:type="gramStart"/>
                          <w:r>
                            <w:t>+  v</w:t>
                          </w:r>
                          <w:r>
                            <w:rPr>
                              <w:vertAlign w:val="subscript"/>
                            </w:rPr>
                            <w:t>o1</w:t>
                          </w:r>
                          <w:proofErr w:type="gramEnd"/>
                          <w:r>
                            <w:t xml:space="preserve">  </w:t>
                          </w:r>
                          <w:r>
                            <w:sym w:font="Symbol" w:char="F02D"/>
                          </w:r>
                        </w:p>
                      </w:txbxContent>
                    </v:textbox>
                  </v:shape>
                  <v:group id="Group 154" o:spid="_x0000_s1167" style="position:absolute;left:8208;top:9360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dcucQAAADfAAAADwAAAGRycy9kb3ducmV2LnhtbERPTWvCQBC9F/oflhF6&#10;q5tYWmx0FZFaepCCWhBvQ3ZMgtnZkF2T+O87B8Hj433Pl4OrVUdtqDwbSMcJKOLc24oLA3+HzesU&#10;VIjIFmvPZOBGAZaL56c5Ztb3vKNuHwslIRwyNFDG2GRah7wkh2HsG2Lhzr51GAW2hbYt9hLuaj1J&#10;kg/tsGJpKLGhdUn5ZX91Br577Fdv6Ve3vZzXt9Ph/fe4TcmYl9GwmoGKNMSH+O7+sTL/czJN5YH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ldcucQAAADfAAAA&#10;DwAAAAAAAAAAAAAAAACqAgAAZHJzL2Rvd25yZXYueG1sUEsFBgAAAAAEAAQA+gAAAJsDAAAAAA==&#10;">
                    <v:group id="Group 155" o:spid="_x0000_s1168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Rv5IsQAAADfAAAA&#10;DwAAAAAAAAAAAAAAAACqAgAAZHJzL2Rvd25yZXYueG1sUEsFBgAAAAAEAAQA+gAAAJsDAAAAAA==&#10;">
                      <v:rect id="Rectangle 156" o:spid="_x0000_s1169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oA0cUA&#10;AADfAAAADwAAAGRycy9kb3ducmV2LnhtbERPW2vCMBR+H/gfwhH2NlMLm1qNIrsxtgfv4OOxObbF&#10;5qRLMq3/fhkMfPz47pNZa2pxJucrywr6vQQEcW51xYWC7ebtYQjCB2SNtWVScCUPs2nnboKZthde&#10;0XkdChFD2GeooAyhyaT0eUkGfc82xJE7WmcwROgKqR1eYripZZokT9JgxbGhxIaeS8pP6x+j4PPl&#10;0Szc++sqDJbNYFftv76P14NS9912PgYRqA038b/7Q8f5o3TYT+HvTwQ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gDRxQAAAN8AAAAPAAAAAAAAAAAAAAAAAJgCAABkcnMv&#10;ZG93bnJldi54bWxQSwUGAAAAAAQABAD1AAAAigMAAAAA&#10;" filled="f" stroked="f" strokecolor="#f60"/>
                      <v:shape id="Text Box 157" o:spid="_x0000_s1170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cfMMA&#10;AADfAAAADwAAAGRycy9kb3ducmV2LnhtbERPTUvDQBC9C/6HZYTe7CYpSBq7LUUoaG9GoR6H7DQJ&#10;ZmfD7tim/fVdQfD4eN+rzeQGdaIQe88G8nkGirjxtufWwOfH7rEEFQXZ4uCZDFwowmZ9f7fCyvoz&#10;v9OpllalEI4VGuhExkrr2HTkMM79SJy4ow8OJcHQahvwnMLdoIsse9IOe04NHY700lHzXf84A9vr&#10;Iob6bVnme/4qDtNBLrujGDN7mLbPoIQm+Rf/uV9tmr8synwBv38SAL2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qcfM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5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58" o:spid="_x0000_s1171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xausQAAADfAAAADwAAAGRycy9kb3ducmV2LnhtbERPTWvCQBC9F/oflhF6&#10;001sLRpdRaQWDyJUBfE2ZMckmJ0N2TWJ/94VhB4f73u26EwpGqpdYVlBPIhAEKdWF5wpOB7W/TEI&#10;55E1lpZJwZ0cLObvbzNMtG35j5q9z0QIYZeggtz7KpHSpTkZdANbEQfuYmuDPsA6k7rGNoSbUg6j&#10;6FsaLDg05FjRKqf0ur8ZBb8ttsvP+KfZXi+r+/kw2p22MSn10euWUxCeOv8vfrk3OsyfDMfxFz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xausQAAADfAAAA&#10;DwAAAAAAAAAAAAAAAACqAgAAZHJzL2Rvd25yZXYueG1sUEsFBgAAAAAEAAQA+gAAAJsDAAAAAA==&#10;">
                      <v:line id="Line 159" o:spid="_x0000_s1172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Sc3sYAAADfAAAADwAAAGRycy9kb3ducmV2LnhtbERPXWvCMBR9H+w/hDvwbaY6LK4zimwM&#10;1IehbqCP1+au7dbclCS29d8vgrDHw/meLXpTi5acrywrGA0TEMS51RUXCr4+3x+nIHxA1lhbJgUX&#10;8rCY39/NMNO24x21+1CIGMI+QwVlCE0mpc9LMuiHtiGO3Ld1BkOErpDaYRfDTS3HSZJKgxXHhhIb&#10;ei0p/92fjYKPp23aLtebVX9Yp6f8bXc6/nROqcFDv3wBEagP/+Kbe6Xj/OfxdDSB658I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0nN7GAAAA3wAAAA8AAAAAAAAA&#10;AAAAAAAAoQIAAGRycy9kb3ducmV2LnhtbFBLBQYAAAAABAAEAPkAAACUAwAAAAA=&#10;"/>
                      <v:group id="Group 160" o:spid="_x0000_s1173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JhVsQAAADfAAAA&#10;DwAAAAAAAAAAAAAAAACqAgAAZHJzL2Rvd25yZXYueG1sUEsFBgAAAAAEAAQA+gAAAJsDAAAAAA==&#10;">
                        <v:rect id="Rectangle 161" o:spid="_x0000_s1174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z6cMA&#10;AADfAAAADwAAAGRycy9kb3ducmV2LnhtbERPzU4CMRC+m/gOzZh4k+5iEFgoxBgkHvQg8ACT7bDd&#10;sJ3ZtAWWt7cmJh6/fP/L9eA7daEQW2ED5agARVyLbbkxcNi/P81AxYRssRMmAzeKsF7d3y2xsnLl&#10;b7rsUqNyCMcKDbiU+krrWDvyGEfSE2fuKMFjyjA02ga85nDf6XFRvGiPLecGhz29OapPu7M3MJXb&#10;89dwLMogn6dtI1YmbiPGPD4MrwtQiYb0L/5zf9g8fz6elVP4/ZMB6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Rz6cMAAADfAAAADwAAAAAAAAAAAAAAAACYAgAAZHJzL2Rv&#10;d25yZXYueG1sUEsFBgAAAAAEAAQA9QAAAIgDAAAAAA==&#10;" stroked="f" strokecolor="lime"/>
                        <v:shape id="Freeform 162" o:spid="_x0000_s1175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oE28UA&#10;AADfAAAADwAAAGRycy9kb3ducmV2LnhtbERPTWvCQBC9F/wPywi91U1yKDZ1lVIQFKTSKLTHITtN&#10;otnZsDtq2l/fPRR6fLzvxWp0vbpSiJ1nA/ksA0Vce9txY+B4WD/MQUVBtth7JgPfFGG1nNwtsLT+&#10;xu90raRRKYRjiQZakaHUOtYtOYwzPxAn7ssHh5JgaLQNeEvhrtdFlj1qhx2nhhYHem2pPlcXZ6Co&#10;ftz2eOr2Ih/5ZR/Wm8Pu7dOY++n48gxKaJR/8Z97Y9P8p2Kep8HpTwK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igTb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163" o:spid="_x0000_s1176" style="position:absolute;left:8208;top:10368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231JMQAAADfAAAA&#10;DwAAAAAAAAAAAAAAAACqAgAAZHJzL2Rvd25yZXYueG1sUEsFBgAAAAAEAAQA+gAAAJsDAAAAAA==&#10;">
                    <v:group id="Group 164" o:spid="_x0000_s1177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7lgTFAAAA3wAA&#10;AA8AAAAAAAAAAAAAAAAAqgIAAGRycy9kb3ducmV2LnhtbFBLBQYAAAAABAAEAPoAAACcAwAAAAA=&#10;">
                      <v:rect id="Rectangle 165" o:spid="_x0000_s1178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UG8UA&#10;AADfAAAADwAAAGRycy9kb3ducmV2LnhtbERPW2vCMBR+H/gfwhH2NlMLm1qNIrsxtgfv4OOxObbF&#10;5qRLMq3/fhkMfPz47pNZa2pxJucrywr6vQQEcW51xYWC7ebtYQjCB2SNtWVScCUPs2nnboKZthde&#10;0XkdChFD2GeooAyhyaT0eUkGfc82xJE7WmcwROgKqR1eYripZZokT9JgxbGhxIaeS8pP6x+j4PPl&#10;0Szc++sqDJbNYFftv76P14NS9912PgYRqA038b/7Q8f5o3SY9uHvTwQ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hFQbxQAAAN8AAAAPAAAAAAAAAAAAAAAAAJgCAABkcnMv&#10;ZG93bnJldi54bWxQSwUGAAAAAAQABAD1AAAAigMAAAAA&#10;" filled="f" stroked="f" strokecolor="#f60"/>
                      <v:shape id="Text Box 166" o:spid="_x0000_s1179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zWsMA&#10;AADfAAAADwAAAGRycy9kb3ducmV2LnhtbERPTUvDQBC9C/6HZQre7KYrSBq7LUUoqDdjoR6H7DQJ&#10;zc6G3bFN/fWuIHh8vO/VZvKDOlNMfWALi3kBirgJrufWwv5jd1+CSoLscAhMFq6UYLO+vVlh5cKF&#10;3+lcS6tyCKcKLXQiY6V1ajrymOZhJM7cMUSPkmFstYt4yeF+0KYoHrXHnnNDhyM9d9Sc6i9vYfv9&#10;kGL9uiwXb/xpDtNBrrujWHs3m7ZPoIQm+Rf/uV9cnr80pTHw+ycD0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rzW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5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67" o:spid="_x0000_s1180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OkIc8QAAADfAAAA&#10;DwAAAAAAAAAAAAAAAACqAgAAZHJzL2Rvd25yZXYueG1sUEsFBgAAAAAEAAQA+gAAAJsDAAAAAA==&#10;">
                      <v:line id="Line 168" o:spid="_x0000_s1181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Tz+MYAAADfAAAADwAAAGRycy9kb3ducmV2LnhtbERPXWvCMBR9F/Yfwh34puk6Ka4zimwM&#10;1IehbrA9Xpu7tltzU5LY1n+/CIM9Hs73YjWYRnTkfG1Zwd00AUFcWF1zqeD97WUyB+EDssbGMim4&#10;kIfV8ma0wFzbng/UHUMpYgj7HBVUIbS5lL6oyKCf2pY4cl/WGQwRulJqh30MN41MkySTBmuODRW2&#10;9FRR8XM8GwWv9/usW293m+Fjm52K58Pp87t3So1vh/UjiEBD+Bf/uTc6zn9I5+kM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6U8/jGAAAA3wAAAA8AAAAAAAAA&#10;AAAAAAAAoQIAAGRycy9kb3ducmV2LnhtbFBLBQYAAAAABAAEAPkAAACUAwAAAAA=&#10;"/>
                      <v:group id="Group 169" o:spid="_x0000_s1182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Ew1nMQAAADfAAAA&#10;DwAAAAAAAAAAAAAAAACqAgAAZHJzL2Rvd25yZXYueG1sUEsFBgAAAAAEAAQA+gAAAJsDAAAAAA==&#10;">
                        <v:rect id="Rectangle 170" o:spid="_x0000_s1183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Qcz8MA&#10;AADfAAAADwAAAGRycy9kb3ducmV2LnhtbERPzU4CMRC+m/gOzZB4ky5rRFgoxBglHPQg8gCT7bDd&#10;sJ3ZtBWWt6cmJB6/fP/L9eA7daIQW2EDk3EBirgW23JjYP/z8TgDFROyxU6YDFwownp1f7fEysqZ&#10;v+m0S43KIRwrNOBS6iutY+3IYxxLT5y5gwSPKcPQaBvwnMN9p8uimGqPLecGhz29OaqPu19v4EUu&#10;T1/DoZgE+TxuGrHy7N7FmIfR8LoAlWhI/+Kbe2vz/Hk5K6fw9ycD0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Qcz8MAAADfAAAADwAAAAAAAAAAAAAAAACYAgAAZHJzL2Rv&#10;d25yZXYueG1sUEsFBgAAAAAEAAQA9QAAAIgDAAAAAA==&#10;" stroked="f" strokecolor="lime"/>
                        <v:shape id="Freeform 171" o:spid="_x0000_s1184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laFMUA&#10;AADfAAAADwAAAGRycy9kb3ducmV2LnhtbERPTWvCQBC9F/wPywi91Y05tDa6igiChVJpFNrjkB2T&#10;tNnZsDtq2l/fLRR6fLzvxWpwnbpQiK1nA9NJBoq48rbl2sDxsL2bgYqCbLHzTAa+KMJqObpZYGH9&#10;lV/pUkqtUgjHAg00In2hdawachgnvidO3MkHh5JgqLUNeE3hrtN5lt1rhy2nhgZ72jRUfZZnZyAv&#10;v93T8aPdi7xNz/uw3R2eX96NuR0P6zkooUH+xX/unU3zH/NZ/gC/fxIAv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eVoU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shape id="Freeform 172" o:spid="_x0000_s1185" style="position:absolute;left:8064;top:9216;width:288;height:1872;visibility:visible;mso-wrap-style:square;v-text-anchor:top" coordsize="288,1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pIaMMA&#10;AADfAAAADwAAAGRycy9kb3ducmV2LnhtbERPTWvCQBC9F/wPywi91d3mIDZ1FSkIXgSbiOBtyE6T&#10;YHY2ZNcY/33nUOjx8b7X28l3aqQhtoEtvC8MKOIquJZrC+dy/7YCFROywy4wWXhShO1m9rLG3IUH&#10;f9NYpFpJCMccLTQp9bnWsWrIY1yEnli4nzB4TAKHWrsBHxLuO50Zs9QeW5aGBnv6aqi6FXdvYVfc&#10;j+Z81aUfT89DWp4u5c1crH2dT7tPUImm9C/+cx+czP/IVpkMlj8C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pIaMMAAADfAAAADwAAAAAAAAAAAAAAAACYAgAAZHJzL2Rv&#10;d25yZXYueG1sUEsFBgAAAAAEAAQA9QAAAIgDAAAAAA==&#10;" path="m288,1872l,1872,,,288,e" filled="f">
                    <v:path arrowok="t" o:connecttype="custom" o:connectlocs="288,1872;0,1872;0,0;288,0" o:connectangles="0,0,0,0"/>
                  </v:shape>
                  <v:line id="Line 173" o:spid="_x0000_s1186" style="position:absolute;visibility:visible;mso-wrap-style:square" from="9360,9216" to="9360,11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VcZsYAAADfAAAADwAAAGRycy9kb3ducmV2LnhtbERPXUvDMBR9F/wP4Qq+udQKZe2WjbEh&#10;bD6Im4Pt8a65ttXmpiSxrf/eCAMfD+d7vhxNK3pyvrGs4HGSgCAurW64UnB8f36YgvABWWNrmRT8&#10;kIfl4vZmjoW2A++pP4RKxBD2BSqoQ+gKKX1Zk0E/sR1x5D6sMxgidJXUDocYblqZJkkmDTYcG2rs&#10;aF1T+XX4Ngpen96yfrV72Y6nXXYpN/vL+XNwSt3fjasZiEBj+Bdf3Vsd5+fpNM3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VXGbGAAAA3wAAAA8AAAAAAAAA&#10;AAAAAAAAoQIAAGRycy9kb3ducmV2LnhtbFBLBQYAAAAABAAEAPkAAACUAwAAAAA=&#10;"/>
                </v:group>
                <v:line id="Line 174" o:spid="_x0000_s1187" style="position:absolute;visibility:visible;mso-wrap-style:square" from="6768,10080" to="7344,100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msxccAAADfAAAADwAAAGRycy9kb3ducmV2LnhtbERPXUsCQRR9D/oPwxV6kZzVymx1lBSk&#10;IIKykB4vO9edpZ07686kW7/e+yD0eDjfs0Xna3WgNlaBDQwHGSjiItiKSwOfH+vrCaiYkC3WgcnA&#10;L0VYzC8vZpjbcOR3OmxSqSSEY44GXEpNrnUsHHmMg9AQC7cLrccksC21bfEo4b7Woywba48VS4PD&#10;hlaOiu/Njzewe+unv9unVfG6H7uvbXV3vx0uX4y56nWPU1CJuvQvPrufrcx/GE1u5IH8EQB6f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2azFxwAAAN8AAAAPAAAAAAAA&#10;AAAAAAAAAKECAABkcnMvZG93bnJldi54bWxQSwUGAAAAAAQABAD5AAAAlQMAAAAA&#10;" strokeweight="3pt">
                  <v:stroke endarrow="block" linestyle="thinThin"/>
                </v:line>
              </v:group>
            </w:pict>
          </mc:Fallback>
        </mc:AlternateContent>
      </w:r>
    </w:p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>
      <w:pPr>
        <w:jc w:val="center"/>
      </w:pPr>
      <w:r>
        <w:t>6||</w:t>
      </w:r>
      <w:proofErr w:type="gramStart"/>
      <w:r>
        <w:t>3  =</w:t>
      </w:r>
      <w:proofErr w:type="gramEnd"/>
      <w:r>
        <w:t xml:space="preserve">  2 ohms,  4||12  =  3 ohms.  Hence,</w:t>
      </w:r>
    </w:p>
    <w:p w:rsidR="00AB350F" w:rsidRDefault="00AB350F" w:rsidP="00AB350F">
      <w:pPr>
        <w:jc w:val="center"/>
      </w:pPr>
      <w:proofErr w:type="spellStart"/>
      <w:proofErr w:type="gramStart"/>
      <w:r>
        <w:t>i</w:t>
      </w:r>
      <w:r>
        <w:rPr>
          <w:vertAlign w:val="subscript"/>
        </w:rPr>
        <w:t>o</w:t>
      </w:r>
      <w:proofErr w:type="spellEnd"/>
      <w:r>
        <w:t xml:space="preserve">  =</w:t>
      </w:r>
      <w:proofErr w:type="gramEnd"/>
      <w:r>
        <w:t xml:space="preserve">  4/2  =  2, v</w:t>
      </w:r>
      <w:r>
        <w:rPr>
          <w:vertAlign w:val="subscript"/>
        </w:rPr>
        <w:t>o1</w:t>
      </w:r>
      <w:r>
        <w:t xml:space="preserve">  =  5io  =  10 V</w:t>
      </w:r>
    </w:p>
    <w:p w:rsidR="00AB350F" w:rsidRDefault="00AB350F" w:rsidP="00AB350F"/>
    <w:p w:rsidR="00AB350F" w:rsidRDefault="00AB350F" w:rsidP="00AB350F">
      <w:r>
        <w:lastRenderedPageBreak/>
        <w:t>For v</w:t>
      </w:r>
      <w:r>
        <w:rPr>
          <w:vertAlign w:val="subscript"/>
        </w:rPr>
        <w:t>o2</w:t>
      </w:r>
      <w:r>
        <w:t>, consider the circuit below.</w:t>
      </w:r>
    </w:p>
    <w:p w:rsidR="00AB350F" w:rsidRDefault="00AB350F" w:rsidP="00AB350F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45720</wp:posOffset>
                </wp:positionV>
                <wp:extent cx="5852160" cy="1188720"/>
                <wp:effectExtent l="0" t="0" r="0" b="13335"/>
                <wp:wrapNone/>
                <wp:docPr id="192617" name="Group 192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1188720"/>
                          <a:chOff x="1872" y="1872"/>
                          <a:chExt cx="9216" cy="1872"/>
                        </a:xfrm>
                      </wpg:grpSpPr>
                      <wpg:grpSp>
                        <wpg:cNvPr id="192618" name="Group 176"/>
                        <wpg:cNvGrpSpPr>
                          <a:grpSpLocks/>
                        </wpg:cNvGrpSpPr>
                        <wpg:grpSpPr bwMode="auto">
                          <a:xfrm>
                            <a:off x="1872" y="1872"/>
                            <a:ext cx="4752" cy="1872"/>
                            <a:chOff x="2304" y="1584"/>
                            <a:chExt cx="4752" cy="1872"/>
                          </a:xfrm>
                        </wpg:grpSpPr>
                        <wpg:grpSp>
                          <wpg:cNvPr id="192619" name="Group 177"/>
                          <wpg:cNvGrpSpPr>
                            <a:grpSpLocks/>
                          </wpg:cNvGrpSpPr>
                          <wpg:grpSpPr bwMode="auto">
                            <a:xfrm>
                              <a:off x="3312" y="1584"/>
                              <a:ext cx="1152" cy="720"/>
                              <a:chOff x="2160" y="3312"/>
                              <a:chExt cx="1152" cy="720"/>
                            </a:xfrm>
                          </wpg:grpSpPr>
                          <wps:wsp>
                            <wps:cNvPr id="192620" name="Rectangle 1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0" y="3312"/>
                                <a:ext cx="1152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21" name="Text Box 1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20" y="3487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4"/>
                                  </w:pPr>
                                  <w:r>
                                    <w:t xml:space="preserve">6 </w:t>
                                  </w:r>
                                  <w:r>
                                    <w:sym w:font="Symbol" w:char="F057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2622" name="Group 180"/>
                          <wpg:cNvGrpSpPr>
                            <a:grpSpLocks/>
                          </wpg:cNvGrpSpPr>
                          <wpg:grpSpPr bwMode="auto">
                            <a:xfrm>
                              <a:off x="3600" y="2160"/>
                              <a:ext cx="1152" cy="288"/>
                              <a:chOff x="2808" y="1296"/>
                              <a:chExt cx="1152" cy="288"/>
                            </a:xfrm>
                          </wpg:grpSpPr>
                          <wps:wsp>
                            <wps:cNvPr id="192623" name="Line 181"/>
                            <wps:cNvCnPr/>
                            <wps:spPr bwMode="auto">
                              <a:xfrm>
                                <a:off x="2808" y="1440"/>
                                <a:ext cx="115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2624" name="Group 1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4" y="1296"/>
                                <a:ext cx="432" cy="288"/>
                                <a:chOff x="3164" y="1296"/>
                                <a:chExt cx="432" cy="288"/>
                              </a:xfrm>
                            </wpg:grpSpPr>
                            <wps:wsp>
                              <wps:cNvPr id="192625" name="Rectangle 1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164" y="1296"/>
                                  <a:ext cx="432" cy="2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FF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26" name="Freeform 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66" y="1327"/>
                                  <a:ext cx="426" cy="226"/>
                                </a:xfrm>
                                <a:custGeom>
                                  <a:avLst/>
                                  <a:gdLst>
                                    <a:gd name="T0" fmla="*/ 0 w 426"/>
                                    <a:gd name="T1" fmla="*/ 113 h 226"/>
                                    <a:gd name="T2" fmla="*/ 43 w 426"/>
                                    <a:gd name="T3" fmla="*/ 0 h 226"/>
                                    <a:gd name="T4" fmla="*/ 106 w 426"/>
                                    <a:gd name="T5" fmla="*/ 223 h 226"/>
                                    <a:gd name="T6" fmla="*/ 180 w 426"/>
                                    <a:gd name="T7" fmla="*/ 0 h 226"/>
                                    <a:gd name="T8" fmla="*/ 242 w 426"/>
                                    <a:gd name="T9" fmla="*/ 226 h 226"/>
                                    <a:gd name="T10" fmla="*/ 322 w 426"/>
                                    <a:gd name="T11" fmla="*/ 0 h 226"/>
                                    <a:gd name="T12" fmla="*/ 384 w 426"/>
                                    <a:gd name="T13" fmla="*/ 226 h 226"/>
                                    <a:gd name="T14" fmla="*/ 426 w 426"/>
                                    <a:gd name="T15" fmla="*/ 113 h 22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426" h="226">
                                      <a:moveTo>
                                        <a:pt x="0" y="113"/>
                                      </a:moveTo>
                                      <a:lnTo>
                                        <a:pt x="43" y="0"/>
                                      </a:lnTo>
                                      <a:lnTo>
                                        <a:pt x="106" y="223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242" y="226"/>
                                      </a:lnTo>
                                      <a:lnTo>
                                        <a:pt x="322" y="0"/>
                                      </a:lnTo>
                                      <a:lnTo>
                                        <a:pt x="384" y="226"/>
                                      </a:lnTo>
                                      <a:lnTo>
                                        <a:pt x="426" y="113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2627" name="Group 185"/>
                          <wpg:cNvGrpSpPr>
                            <a:grpSpLocks/>
                          </wpg:cNvGrpSpPr>
                          <wpg:grpSpPr bwMode="auto">
                            <a:xfrm>
                              <a:off x="3744" y="2304"/>
                              <a:ext cx="1152" cy="1152"/>
                              <a:chOff x="6048" y="2304"/>
                              <a:chExt cx="1152" cy="1152"/>
                            </a:xfrm>
                          </wpg:grpSpPr>
                          <wpg:grpSp>
                            <wpg:cNvPr id="192628" name="Group 1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6912" y="2304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2629" name="Line 187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630" name="Group 1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2631" name="Rectangle 189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32" name="Freeform 190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633" name="Group 1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6048" y="2592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2634" name="Text Box 19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  <w:jc w:val="center"/>
                                    </w:pPr>
                                    <w:r>
                                      <w:t xml:space="preserve">3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35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2636" name="Line 194"/>
                          <wps:cNvCnPr/>
                          <wps:spPr bwMode="auto">
                            <a:xfrm>
                              <a:off x="3456" y="3456"/>
                              <a:ext cx="17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2637" name="Group 195"/>
                          <wpg:cNvGrpSpPr>
                            <a:grpSpLocks/>
                          </wpg:cNvGrpSpPr>
                          <wpg:grpSpPr bwMode="auto">
                            <a:xfrm>
                              <a:off x="2304" y="2304"/>
                              <a:ext cx="1584" cy="1152"/>
                              <a:chOff x="1872" y="2304"/>
                              <a:chExt cx="1584" cy="1152"/>
                            </a:xfrm>
                          </wpg:grpSpPr>
                          <wps:wsp>
                            <wps:cNvPr id="192638" name="Rectangle 1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736" y="2664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39" name="Rectangle 1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72" y="2664"/>
                                <a:ext cx="1008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33996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40" name="Text Box 1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56" y="2736"/>
                                <a:ext cx="807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</w:pPr>
                                  <w:r>
                                    <w:t>24V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41" name="Line 199"/>
                            <wps:cNvCnPr/>
                            <wps:spPr bwMode="auto">
                              <a:xfrm>
                                <a:off x="3024" y="2304"/>
                                <a:ext cx="0" cy="11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2642" name="Group 2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736" y="2590"/>
                                <a:ext cx="576" cy="578"/>
                                <a:chOff x="2448" y="2222"/>
                                <a:chExt cx="576" cy="578"/>
                              </a:xfrm>
                            </wpg:grpSpPr>
                            <wps:wsp>
                              <wps:cNvPr id="192643" name="Rectangle 2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48" y="2224"/>
                                  <a:ext cx="576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39966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644" name="Group 2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63" y="2222"/>
                                  <a:ext cx="547" cy="578"/>
                                  <a:chOff x="2463" y="3742"/>
                                  <a:chExt cx="547" cy="578"/>
                                </a:xfrm>
                              </wpg:grpSpPr>
                              <wps:wsp>
                                <wps:cNvPr id="192645" name="Line 203"/>
                                <wps:cNvCnPr/>
                                <wps:spPr bwMode="auto">
                                  <a:xfrm>
                                    <a:off x="2736" y="3742"/>
                                    <a:ext cx="0" cy="1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2646" name="Oval 2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63" y="3758"/>
                                    <a:ext cx="547" cy="547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47" name="Line 205"/>
                                <wps:cNvCnPr/>
                                <wps:spPr bwMode="auto">
                                  <a:xfrm>
                                    <a:off x="2736" y="4306"/>
                                    <a:ext cx="0" cy="1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2648" name="Text Box 2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36" y="2304"/>
                                <a:ext cx="576" cy="10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99CC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jc w:val="center"/>
                                  </w:pPr>
                                </w:p>
                                <w:p w:rsidR="007265C8" w:rsidRDefault="007265C8" w:rsidP="00AB350F">
                                  <w:pPr>
                                    <w:jc w:val="center"/>
                                  </w:pPr>
                                  <w:r>
                                    <w:t>+</w:t>
                                  </w:r>
                                </w:p>
                                <w:p w:rsidR="007265C8" w:rsidRDefault="007265C8" w:rsidP="00AB350F">
                                  <w:pPr>
                                    <w:jc w:val="center"/>
                                  </w:pP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49" name="Line 207"/>
                            <wps:cNvCnPr/>
                            <wps:spPr bwMode="auto">
                              <a:xfrm flipH="1">
                                <a:off x="3024" y="2304"/>
                                <a:ext cx="43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2650" name="Group 208"/>
                          <wpg:cNvGrpSpPr>
                            <a:grpSpLocks/>
                          </wpg:cNvGrpSpPr>
                          <wpg:grpSpPr bwMode="auto">
                            <a:xfrm>
                              <a:off x="5760" y="2304"/>
                              <a:ext cx="1152" cy="1152"/>
                              <a:chOff x="8064" y="2304"/>
                              <a:chExt cx="1152" cy="1152"/>
                            </a:xfrm>
                          </wpg:grpSpPr>
                          <wpg:grpSp>
                            <wpg:cNvPr id="192651" name="Group 2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2304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2652" name="Line 210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653" name="Group 2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2654" name="Rectangle 212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55" name="Freeform 213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656" name="Group 2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2592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2657" name="Text Box 2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</w:pPr>
                                    <w:r>
                                      <w:t xml:space="preserve">  12 </w:t>
                                    </w:r>
                                    <w:r>
                                      <w:sym w:font="Symbol" w:char="F057"/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58" name="Rectangle 2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2659" name="Group 217"/>
                          <wpg:cNvGrpSpPr>
                            <a:grpSpLocks/>
                          </wpg:cNvGrpSpPr>
                          <wpg:grpSpPr bwMode="auto">
                            <a:xfrm>
                              <a:off x="5904" y="1584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2660" name="Group 2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661" name="Rectangle 2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62" name="Text Box 2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4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663" name="Group 2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664" name="Line 222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665" name="Group 2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666" name="Rectangle 2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67" name="Freeform 2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2668" name="Group 226"/>
                          <wpg:cNvGrpSpPr>
                            <a:grpSpLocks/>
                          </wpg:cNvGrpSpPr>
                          <wpg:grpSpPr bwMode="auto">
                            <a:xfrm>
                              <a:off x="4752" y="1584"/>
                              <a:ext cx="1296" cy="1296"/>
                              <a:chOff x="8640" y="5184"/>
                              <a:chExt cx="1296" cy="1296"/>
                            </a:xfrm>
                          </wpg:grpSpPr>
                          <wps:wsp>
                            <wps:cNvPr id="192669" name="Text Box 2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40" y="5904"/>
                                <a:ext cx="129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  <w:jc w:val="left"/>
                                    <w:rPr>
                                      <w:vertAlign w:val="subscript"/>
                                    </w:rPr>
                                  </w:pPr>
                                  <w:proofErr w:type="gramStart"/>
                                  <w:r>
                                    <w:t>+  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o2</w:t>
                                  </w:r>
                                  <w:proofErr w:type="gramEnd"/>
                                  <w:r>
                                    <w:t xml:space="preserve">  </w:t>
                                  </w: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670" name="Group 2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40" y="5184"/>
                                <a:ext cx="1152" cy="864"/>
                                <a:chOff x="4608" y="576"/>
                                <a:chExt cx="1152" cy="864"/>
                              </a:xfrm>
                            </wpg:grpSpPr>
                            <wpg:grpSp>
                              <wpg:cNvPr id="192671" name="Group 2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576"/>
                                  <a:ext cx="1152" cy="720"/>
                                  <a:chOff x="2160" y="3312"/>
                                  <a:chExt cx="1152" cy="720"/>
                                </a:xfrm>
                              </wpg:grpSpPr>
                              <wps:wsp>
                                <wps:cNvPr id="192672" name="Rectangle 2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0" y="3312"/>
                                    <a:ext cx="1152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73" name="Text Box 2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20" y="3487"/>
                                    <a:ext cx="1008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4"/>
                                      </w:pPr>
                                      <w:r>
                                        <w:t xml:space="preserve">5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2674" name="Group 2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1152"/>
                                  <a:ext cx="1152" cy="288"/>
                                  <a:chOff x="2808" y="1296"/>
                                  <a:chExt cx="1152" cy="288"/>
                                </a:xfrm>
                              </wpg:grpSpPr>
                              <wps:wsp>
                                <wps:cNvPr id="192675" name="Line 233"/>
                                <wps:cNvCnPr/>
                                <wps:spPr bwMode="auto">
                                  <a:xfrm>
                                    <a:off x="2808" y="1440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676" name="Group 23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164" y="1296"/>
                                    <a:ext cx="432" cy="288"/>
                                    <a:chOff x="3164" y="1296"/>
                                    <a:chExt cx="432" cy="288"/>
                                  </a:xfrm>
                                </wpg:grpSpPr>
                                <wps:wsp>
                                  <wps:cNvPr id="192677" name="Rectangle 23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164" y="1296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678" name="Freeform 2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66" y="1327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192679" name="Freeform 237"/>
                          <wps:cNvSpPr>
                            <a:spLocks/>
                          </wps:cNvSpPr>
                          <wps:spPr bwMode="auto">
                            <a:xfrm>
                              <a:off x="4464" y="2304"/>
                              <a:ext cx="2592" cy="1152"/>
                            </a:xfrm>
                            <a:custGeom>
                              <a:avLst/>
                              <a:gdLst>
                                <a:gd name="T0" fmla="*/ 2448 w 2592"/>
                                <a:gd name="T1" fmla="*/ 0 h 1152"/>
                                <a:gd name="T2" fmla="*/ 2592 w 2592"/>
                                <a:gd name="T3" fmla="*/ 0 h 1152"/>
                                <a:gd name="T4" fmla="*/ 2592 w 2592"/>
                                <a:gd name="T5" fmla="*/ 1152 h 1152"/>
                                <a:gd name="T6" fmla="*/ 0 w 2592"/>
                                <a:gd name="T7" fmla="*/ 1152 h 1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92" h="1152">
                                  <a:moveTo>
                                    <a:pt x="2448" y="0"/>
                                  </a:moveTo>
                                  <a:lnTo>
                                    <a:pt x="2592" y="0"/>
                                  </a:lnTo>
                                  <a:lnTo>
                                    <a:pt x="2592" y="1152"/>
                                  </a:lnTo>
                                  <a:lnTo>
                                    <a:pt x="0" y="11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2680" name="Group 238"/>
                        <wpg:cNvGrpSpPr>
                          <a:grpSpLocks/>
                        </wpg:cNvGrpSpPr>
                        <wpg:grpSpPr bwMode="auto">
                          <a:xfrm>
                            <a:off x="6480" y="1872"/>
                            <a:ext cx="4608" cy="1872"/>
                            <a:chOff x="6480" y="1872"/>
                            <a:chExt cx="4608" cy="1872"/>
                          </a:xfrm>
                        </wpg:grpSpPr>
                        <wpg:grpSp>
                          <wpg:cNvPr id="192681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6480" y="2592"/>
                              <a:ext cx="1584" cy="1152"/>
                              <a:chOff x="6336" y="2592"/>
                              <a:chExt cx="1584" cy="1152"/>
                            </a:xfrm>
                          </wpg:grpSpPr>
                          <wps:wsp>
                            <wps:cNvPr id="192682" name="Rectangle 2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36" y="2952"/>
                                <a:ext cx="1008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33996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683" name="Text Box 2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420" y="3024"/>
                                <a:ext cx="807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</w:pPr>
                                  <w:r>
                                    <w:t>24V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684" name="Group 2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200" y="2592"/>
                                <a:ext cx="720" cy="1152"/>
                                <a:chOff x="7200" y="2592"/>
                                <a:chExt cx="720" cy="1152"/>
                              </a:xfrm>
                            </wpg:grpSpPr>
                            <wps:wsp>
                              <wps:cNvPr id="192685" name="Rectangle 2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00" y="2952"/>
                                  <a:ext cx="576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86" name="Line 244"/>
                              <wps:cNvCnPr/>
                              <wps:spPr bwMode="auto">
                                <a:xfrm>
                                  <a:off x="7488" y="2592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687" name="Group 24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200" y="2878"/>
                                  <a:ext cx="576" cy="578"/>
                                  <a:chOff x="2448" y="2222"/>
                                  <a:chExt cx="576" cy="578"/>
                                </a:xfrm>
                              </wpg:grpSpPr>
                              <wps:wsp>
                                <wps:cNvPr id="192688" name="Rectangle 2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22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2689" name="Group 2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22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2690" name="Line 248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2691" name="Oval 2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692" name="Line 250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2693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00" y="2592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  <w:r>
                                      <w:t>+</w:t>
                                    </w:r>
                                  </w:p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  <w:r>
                                      <w:sym w:font="Symbol" w:char="F02D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94" name="Line 252"/>
                              <wps:cNvCnPr/>
                              <wps:spPr bwMode="auto">
                                <a:xfrm flipH="1">
                                  <a:off x="7488" y="2592"/>
                                  <a:ext cx="43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92695" name="Group 253"/>
                          <wpg:cNvGrpSpPr>
                            <a:grpSpLocks/>
                          </wpg:cNvGrpSpPr>
                          <wpg:grpSpPr bwMode="auto">
                            <a:xfrm>
                              <a:off x="7632" y="1872"/>
                              <a:ext cx="3456" cy="1872"/>
                              <a:chOff x="7632" y="1872"/>
                              <a:chExt cx="3456" cy="1872"/>
                            </a:xfrm>
                          </wpg:grpSpPr>
                          <wps:wsp>
                            <wps:cNvPr id="192696" name="Text Box 25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163" y="2592"/>
                                <a:ext cx="720" cy="115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</w:pPr>
                                  <w:r>
                                    <w:t xml:space="preserve">+  </w:t>
                                  </w:r>
                                </w:p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</w:pPr>
                                  <w:r>
                                    <w:t>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t xml:space="preserve">  </w:t>
                                  </w:r>
                                </w:p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697" name="Group 2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1872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698" name="Rectangle 2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99" name="Text Box 25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6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700" name="Group 2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2448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701" name="Line 259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702" name="Group 2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703" name="Rectangle 2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04" name="Freeform 2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705" name="Group 2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8784" y="2592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2706" name="Line 264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707" name="Group 2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2708" name="Rectangle 266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09" name="Freeform 267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710" name="Group 26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784" y="2880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2711" name="Text Box 26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  <w:jc w:val="center"/>
                                    </w:pPr>
                                    <w:r>
                                      <w:t xml:space="preserve">3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712" name="Rectangle 2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92713" name="Line 271"/>
                            <wps:cNvCnPr/>
                            <wps:spPr bwMode="auto">
                              <a:xfrm>
                                <a:off x="7632" y="3744"/>
                                <a:ext cx="172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2714" name="Group 2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936" y="2592"/>
                                <a:ext cx="1152" cy="1152"/>
                                <a:chOff x="8064" y="2304"/>
                                <a:chExt cx="1152" cy="1152"/>
                              </a:xfrm>
                            </wpg:grpSpPr>
                            <wpg:grpSp>
                              <wpg:cNvPr id="192715" name="Group 2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64" y="2304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716" name="Line 274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717" name="Group 27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718" name="Rectangle 276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19" name="Freeform 277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720" name="Group 2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064" y="2592"/>
                                  <a:ext cx="1152" cy="576"/>
                                  <a:chOff x="8928" y="8208"/>
                                  <a:chExt cx="1152" cy="576"/>
                                </a:xfrm>
                              </wpg:grpSpPr>
                              <wps:wsp>
                                <wps:cNvPr id="192721" name="Text Box 27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29" y="8280"/>
                                    <a:ext cx="1051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3"/>
                                      </w:pPr>
                                      <w:r>
                                        <w:t xml:space="preserve">  3 </w:t>
                                      </w:r>
                                      <w:r>
                                        <w:sym w:font="Symbol" w:char="F057"/>
                                      </w:r>
                                      <w: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722" name="Rectangle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208"/>
                                    <a:ext cx="1152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723" name="Group 2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928" y="1872"/>
                                <a:ext cx="1296" cy="1296"/>
                                <a:chOff x="8640" y="5184"/>
                                <a:chExt cx="1296" cy="1296"/>
                              </a:xfrm>
                            </wpg:grpSpPr>
                            <wps:wsp>
                              <wps:cNvPr id="192724" name="Text Box 28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40" y="5904"/>
                                  <a:ext cx="1296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5"/>
                                      <w:spacing w:line="360" w:lineRule="auto"/>
                                      <w:jc w:val="left"/>
                                      <w:rPr>
                                        <w:vertAlign w:val="subscript"/>
                                      </w:rPr>
                                    </w:pPr>
                                    <w:proofErr w:type="gramStart"/>
                                    <w:r>
                                      <w:t>+  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o2</w:t>
                                    </w:r>
                                    <w:proofErr w:type="gramEnd"/>
                                    <w:r>
                                      <w:t xml:space="preserve">  </w:t>
                                    </w:r>
                                    <w:r>
                                      <w:sym w:font="Symbol" w:char="F02D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725" name="Group 2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40" y="5184"/>
                                  <a:ext cx="1152" cy="864"/>
                                  <a:chOff x="4608" y="576"/>
                                  <a:chExt cx="1152" cy="864"/>
                                </a:xfrm>
                              </wpg:grpSpPr>
                              <wpg:grpSp>
                                <wpg:cNvPr id="192726" name="Group 28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08" y="576"/>
                                    <a:ext cx="1152" cy="720"/>
                                    <a:chOff x="2160" y="3312"/>
                                    <a:chExt cx="1152" cy="720"/>
                                  </a:xfrm>
                                </wpg:grpSpPr>
                                <wps:wsp>
                                  <wps:cNvPr id="192727" name="Rectangle 2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60" y="3312"/>
                                      <a:ext cx="1152" cy="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FF66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728" name="Text Box 2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220" y="3487"/>
                                      <a:ext cx="1008" cy="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FF66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265C8" w:rsidRDefault="007265C8" w:rsidP="00AB350F">
                                        <w:pPr>
                                          <w:pStyle w:val="4"/>
                                        </w:pPr>
                                        <w:r>
                                          <w:t xml:space="preserve">5 </w:t>
                                        </w:r>
                                        <w:r>
                                          <w:sym w:font="Symbol" w:char="F057"/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92729" name="Group 28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608" y="1152"/>
                                    <a:ext cx="1152" cy="288"/>
                                    <a:chOff x="2808" y="1296"/>
                                    <a:chExt cx="1152" cy="288"/>
                                  </a:xfrm>
                                </wpg:grpSpPr>
                                <wps:wsp>
                                  <wps:cNvPr id="192730" name="Line 288"/>
                                  <wps:cNvCnPr/>
                                  <wps:spPr bwMode="auto">
                                    <a:xfrm>
                                      <a:off x="2808" y="1440"/>
                                      <a:ext cx="1152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192731" name="Group 28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164" y="1296"/>
                                      <a:ext cx="432" cy="288"/>
                                      <a:chOff x="3164" y="1296"/>
                                      <a:chExt cx="432" cy="288"/>
                                    </a:xfrm>
                                  </wpg:grpSpPr>
                                  <wps:wsp>
                                    <wps:cNvPr id="192732" name="Rectangle 29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64" y="1296"/>
                                        <a:ext cx="432" cy="28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FF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2733" name="Freeform 291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3166" y="1327"/>
                                        <a:ext cx="426" cy="226"/>
                                      </a:xfrm>
                                      <a:custGeom>
                                        <a:avLst/>
                                        <a:gdLst>
                                          <a:gd name="T0" fmla="*/ 0 w 426"/>
                                          <a:gd name="T1" fmla="*/ 113 h 226"/>
                                          <a:gd name="T2" fmla="*/ 43 w 426"/>
                                          <a:gd name="T3" fmla="*/ 0 h 226"/>
                                          <a:gd name="T4" fmla="*/ 106 w 426"/>
                                          <a:gd name="T5" fmla="*/ 223 h 226"/>
                                          <a:gd name="T6" fmla="*/ 180 w 426"/>
                                          <a:gd name="T7" fmla="*/ 0 h 226"/>
                                          <a:gd name="T8" fmla="*/ 242 w 426"/>
                                          <a:gd name="T9" fmla="*/ 226 h 226"/>
                                          <a:gd name="T10" fmla="*/ 322 w 426"/>
                                          <a:gd name="T11" fmla="*/ 0 h 226"/>
                                          <a:gd name="T12" fmla="*/ 384 w 426"/>
                                          <a:gd name="T13" fmla="*/ 226 h 226"/>
                                          <a:gd name="T14" fmla="*/ 426 w 426"/>
                                          <a:gd name="T15" fmla="*/ 113 h 226"/>
                                        </a:gdLst>
                                        <a:ahLst/>
                                        <a:cxnLst>
                                          <a:cxn ang="0">
                                            <a:pos x="T0" y="T1"/>
                                          </a:cxn>
                                          <a:cxn ang="0">
                                            <a:pos x="T2" y="T3"/>
                                          </a:cxn>
                                          <a:cxn ang="0">
                                            <a:pos x="T4" y="T5"/>
                                          </a:cxn>
                                          <a:cxn ang="0">
                                            <a:pos x="T6" y="T7"/>
                                          </a:cxn>
                                          <a:cxn ang="0">
                                            <a:pos x="T8" y="T9"/>
                                          </a:cxn>
                                          <a:cxn ang="0">
                                            <a:pos x="T10" y="T11"/>
                                          </a:cxn>
                                          <a:cxn ang="0">
                                            <a:pos x="T12" y="T13"/>
                                          </a:cxn>
                                          <a:cxn ang="0">
                                            <a:pos x="T14" y="T15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426" h="226">
                                            <a:moveTo>
                                              <a:pt x="0" y="113"/>
                                            </a:moveTo>
                                            <a:lnTo>
                                              <a:pt x="43" y="0"/>
                                            </a:lnTo>
                                            <a:lnTo>
                                              <a:pt x="106" y="223"/>
                                            </a:lnTo>
                                            <a:lnTo>
                                              <a:pt x="180" y="0"/>
                                            </a:lnTo>
                                            <a:lnTo>
                                              <a:pt x="242" y="226"/>
                                            </a:lnTo>
                                            <a:lnTo>
                                              <a:pt x="322" y="0"/>
                                            </a:lnTo>
                                            <a:lnTo>
                                              <a:pt x="384" y="226"/>
                                            </a:lnTo>
                                            <a:lnTo>
                                              <a:pt x="426" y="113"/>
                                            </a:lnTo>
                                          </a:path>
                                        </a:pathLst>
                                      </a:cu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192734" name="Line 292"/>
                            <wps:cNvCnPr/>
                            <wps:spPr bwMode="auto">
                              <a:xfrm flipH="1">
                                <a:off x="8640" y="3744"/>
                                <a:ext cx="14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92735" name="Line 293"/>
                        <wps:cNvCnPr/>
                        <wps:spPr bwMode="auto">
                          <a:xfrm>
                            <a:off x="6912" y="273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2617" o:spid="_x0000_s1188" style="position:absolute;margin-left:-14.4pt;margin-top:3.6pt;width:460.8pt;height:93.6pt;z-index:251664384" coordorigin="1872,1872" coordsize="9216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" o:allowincell="f">
                <v:group id="Group 176" o:spid="_x0000_s1189" style="position:absolute;left:1872;top:1872;width:4752;height:1872" coordorigin="2304,1584" coordsize="4752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0y3TFAAAA3wAA&#10;AA8AAAAAAAAAAAAAAAAAqgIAAGRycy9kb3ducmV2LnhtbFBLBQYAAAAABAAEAPoAAACcAwAAAAA=&#10;">
                  <v:group id="Group 177" o:spid="_x0000_s1190" style="position:absolute;left:3312;top:1584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zhu78QAAADfAAAA&#10;DwAAAAAAAAAAAAAAAACqAgAAZHJzL2Rvd25yZXYueG1sUEsFBgAAAAAEAAQA+gAAAJsDAAAAAA==&#10;">
                    <v:rect id="Rectangle 178" o:spid="_x0000_s119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qS8YA&#10;AADfAAAADwAAAGRycy9kb3ducmV2LnhtbERPS0/CQBC+k/gfNkPiDbY0EbSyEIOPED0oqInHsTu0&#10;Dd3ZurtA+ffOwcTjl+89X/auVUcKsfFsYDLOQBGX3jZcGfh4fxxdg4oJ2WLrmQycKcJycTGYY2H9&#10;iTd03KZKSQjHAg3UKXWF1rGsyWEc+45YuJ0PDpPAUGkb8CThrtV5lk21w4alocaOVjWV++3BGXi+&#10;v3Kv4elhk2Zv3eyz+Xr52Z2/jbkc9ne3oBL16V/8515bmX+TT3N5IH8E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1qS8YAAADfAAAADwAAAAAAAAAAAAAAAACYAgAAZHJz&#10;L2Rvd25yZXYueG1sUEsFBgAAAAAEAAQA9QAAAIsDAAAAAA==&#10;" filled="f" stroked="f" strokecolor="#f60"/>
                    <v:shape id="Text Box 179" o:spid="_x0000_s119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325sMA&#10;AADfAAAADwAAAGRycy9kb3ducmV2LnhtbERPTWvCQBC9F/wPywi91U1SEE1dRQpC661pwR6H7JiE&#10;ZmfD7lSjv74rCD0+3vdqM7penSjEzrOBfJaBIq697bgx8PW5e1qAioJssfdMBi4UYbOePKywtP7M&#10;H3SqpFEphGOJBlqRodQ61i05jDM/ECfu6INDSTA02gY8p3DX6yLL5tphx6mhxYFeW6p/ql9nYHt9&#10;jqF6Xy7yPX8Xh/Egl91RjHmcjtsXUEKj/Ivv7jeb5i+LeZHD7U8C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325sMAAADfAAAADwAAAAAAAAAAAAAAAACYAgAAZHJzL2Rv&#10;d25yZXYueG1sUEsFBgAAAAAEAAQA9QAAAIgDAAAAAA==&#10;" filled="f" stroked="f" strokecolor="#f60">
                      <v:textbox>
                        <w:txbxContent>
                          <w:p w:rsidR="007265C8" w:rsidRDefault="007265C8" w:rsidP="00AB350F">
                            <w:pPr>
                              <w:pStyle w:val="4"/>
                            </w:pPr>
                            <w:r>
                              <w:t xml:space="preserve">6 </w:t>
                            </w:r>
                            <w:r>
                              <w:sym w:font="Symbol" w:char="F057"/>
                            </w:r>
                          </w:p>
                        </w:txbxContent>
                      </v:textbox>
                    </v:shape>
                  </v:group>
                  <v:group id="Group 180" o:spid="_x0000_s1193" style="position:absolute;left:3600;top:2160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/A2I8QAAADfAAAA&#10;DwAAAAAAAAAAAAAAAACqAgAAZHJzL2Rvd25yZXYueG1sUEsFBgAAAAAEAAQA+gAAAJsDAAAAAA==&#10;">
                    <v:line id="Line 181" o:spid="_x0000_s1194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jwR8YAAADfAAAADwAAAGRycy9kb3ducmV2LnhtbERPXWvCMBR9H+w/hDvY20xXoWzVKLIx&#10;0D2M6QR9vDbXtq65KUnWdv/eCIKPh/M9nQ+mER05X1tW8DxKQBAXVtdcKtj+fDy9gPABWWNjmRT8&#10;k4f57P5uirm2Pa+p24RSxBD2OSqoQmhzKX1RkUE/si1x5I7WGQwRulJqh30MN41MkySTBmuODRW2&#10;9FZR8bv5Mwq+xt9Zt1h9LofdKjsU7+vD/tQ7pR4fhsUERKAh3MRX91LH+a9plo7h8icCkLMz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o8EfGAAAA3wAAAA8AAAAAAAAA&#10;AAAAAAAAoQIAAGRycy9kb3ducmV2LnhtbFBLBQYAAAAABAAEAPkAAACUAwAAAAA=&#10;"/>
                    <v:group id="Group 182" o:spid="_x0000_s1195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tVC8zFAAAA3wAA&#10;AA8AAAAAAAAAAAAAAAAAqgIAAGRycy9kb3ducmV2LnhtbFBLBQYAAAAABAAEAPoAAACcAwAAAAA=&#10;">
                      <v:rect id="Rectangle 183" o:spid="_x0000_s1196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Zc8MA&#10;AADfAAAADwAAAGRycy9kb3ducmV2LnhtbERPzU4CMRC+m/gOzZhwky5LQF0pxBg0HOQA+gCT7bDd&#10;sJ3ZtAWWt7cmJB6/fP+L1eA7daYQW2EDk3EBirgW23Jj4Of74/EZVEzIFjthMnClCKvl/d0CKysX&#10;3tF5nxqVQzhWaMCl1Fdax9qRxziWnjhzBwkeU4ah0TbgJYf7TpdFMdceW84NDnt6d1Qf9ydv4Emu&#10;0+1wKCZBvo6fjViZubUYM3oY3l5BJRrSv/jm3tg8/6WclzP4+5MB6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MZc8MAAADfAAAADwAAAAAAAAAAAAAAAACYAgAAZHJzL2Rv&#10;d25yZXYueG1sUEsFBgAAAAAEAAQA9QAAAIgDAAAAAA==&#10;" stroked="f" strokecolor="lime"/>
                      <v:shape id="Freeform 184" o:spid="_x0000_s1197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kRMUA&#10;AADfAAAADwAAAGRycy9kb3ducmV2LnhtbERPTUvDQBC9C/6HZQRvdtMcgsZuSykUWigW04Ieh+yY&#10;RLOzYXfaRn+9Kwg9Pt73bDG6Xp0pxM6zgekkA0Vce9txY+B4WD88goqCbLH3TAa+KcJifnszw9L6&#10;C7/SuZJGpRCOJRpoRYZS61i35DBO/ECcuA8fHEqCodE24CWFu17nWVZohx2nhhYHWrVUf1UnZyCv&#10;ftz2+NntRd6mp31Ybw67l3dj7u/G5TMooVGu4n/3xqb5T3mRF/D3Jw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YGRExQAAAN8AAAAPAAAAAAAAAAAAAAAAAJgCAABkcnMv&#10;ZG93bnJldi54bWxQSwUGAAAAAAQABAD1AAAAigMAAAAA&#10;" path="m,113l43,r63,223l180,r62,226l322,r62,226l426,113e" filled="f">
                        <v:path arrowok="t" o:connecttype="custom" o:connectlocs="0,113;43,0;106,223;180,0;242,226;322,0;384,226;426,113" o:connectangles="0,0,0,0,0,0,0,0"/>
                      </v:shape>
                    </v:group>
                  </v:group>
                  <v:group id="Group 185" o:spid="_x0000_s1198" style="position:absolute;left:3744;top:2304;width:1152;height:1152" coordorigin="6048,2304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uHlbvFAAAA3wAA&#10;AA8AAAAAAAAAAAAAAAAAqgIAAGRycy9kb3ducmV2LnhtbFBLBQYAAAAABAAEAPoAAACcAwAAAAA=&#10;">
                    <v:group id="Group 186" o:spid="_x0000_s1199" style="position:absolute;left:6912;top:2304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gBycUAAADfAAAADwAAAGRycy9kb3ducmV2LnhtbERPS2vCQBC+F/oflin0&#10;VjdJqdjoKiK29CAFH1C8DdkxCWZnQ3ZN4r/vHAo9fnzvxWp0jeqpC7VnA+kkAUVceFtzaeB0/HiZ&#10;gQoR2WLjmQzcKcBq+fiwwNz6gffUH2KpJIRDjgaqGNtc61BU5DBMfEss3MV3DqPArtS2w0HCXaOz&#10;JJlqhzVLQ4UtbSoqroebM/A54LB+Tbf97nrZ3M/Ht++fXUrGPD+N6zmoSGP8F/+5v6zMf8+mmQyW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oYAcnFAAAA3wAA&#10;AA8AAAAAAAAAAAAAAAAAqgIAAGRycy9kb3ducmV2LnhtbFBLBQYAAAAABAAEAPoAAACcAwAAAAA=&#10;">
                      <v:line id="Line 187" o:spid="_x0000_s1200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K04sQAAADfAAAADwAAAGRycy9kb3ducmV2LnhtbERPz2vCMBS+D/wfwhN2m6k9SK3GUkTd&#10;duhhThBvb82zLWteSpJp998vg8GOH9/vdTGaXtzI+c6ygvksAUFcW91xo+D0vn/KQPiArLG3TAq+&#10;yUOxmTysMdf2zm90O4ZGxBD2OSpoQxhyKX3dkkE/swNx5K7WGQwRukZqh/cYbnqZJslCGuw4NrQ4&#10;0Lal+vP4ZRSY6vVQXUz6vDtnaD8O1zI4apR6nI7lCkSgMfyL/9wvOs5fpot0Cb9/IgC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8rTixAAAAN8AAAAPAAAAAAAAAAAA&#10;AAAAAKECAABkcnMvZG93bnJldi54bWxQSwUGAAAAAAQABAD5AAAAkgMAAAAA&#10;"/>
                      <v:group id="Group 188" o:spid="_x0000_s1201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G3mxLFAAAA3wAA&#10;AA8AAAAAAAAAAAAAAAAAqgIAAGRycy9kb3ducmV2LnhtbFBLBQYAAAAABAAEAPoAAACcAwAAAAA=&#10;">
                        <v:rect id="Rectangle 189" o:spid="_x0000_s1202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4xSsMA&#10;AADfAAAADwAAAGRycy9kb3ducmV2LnhtbERPyWrDMBC9B/oPYgq5JfICIXWjGNNSkmvSHtLb1Jra&#10;xtbISKrj/H1UKPT4ePuunM0gJnK+s6wgXScgiGurO24UfLy/rbYgfEDWOFgmBTfyUO4fFjsstL3y&#10;iaZzaEQMYV+ggjaEsZDS1y0Z9Gs7Ekfu2zqDIULXSO3wGsPNILMk2UiDHceGFkd6aanuzz9GgXu1&#10;1VR99fn2oodLnzb5Z4oHpZaPc/UMItAc/sV/7qOO85+yTZ7C758IQO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4xSsMAAADfAAAADwAAAAAAAAAAAAAAAACYAgAAZHJzL2Rv&#10;d25yZXYueG1sUEsFBgAAAAAEAAQA9QAAAIgDAAAAAA==&#10;" stroked="f" strokecolor="lime"/>
                        <v:shape id="Freeform 190" o:spid="_x0000_s1203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lz8YA&#10;AADfAAAADwAAAGRycy9kb3ducmV2LnhtbERPz2vCMBS+D/Y/hDfYZczUysR1RpGi6GEXu43h7dG8&#10;NcXmpTaZ1v/eCILHj+/3dN7bRhyp87VjBcNBAoK4dLrmSsH31+p1AsIHZI2NY1JwJg/z2ePDFDPt&#10;TrylYxEqEUPYZ6jAhNBmUvrSkEU/cC1x5P5cZzFE2FVSd3iK4baRaZKMpcWaY4PBlnJD5b74twq2&#10;L7tgRp/5Ya2LZZr3v7v95OdNqeenfvEBIlAf7uKbe6Pj/Pd0PErh+icCkL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Ullz8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191" o:spid="_x0000_s1204" style="position:absolute;left:6048;top:2592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WUFZcQAAADfAAAA&#10;DwAAAAAAAAAAAAAAAACqAgAAZHJzL2Rvd25yZXYueG1sUEsFBgAAAAAEAAQA+gAAAJsDAAAAAA==&#10;">
                      <v:shape id="Text Box 192" o:spid="_x0000_s1205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9VRcIA&#10;AADfAAAADwAAAGRycy9kb3ducmV2LnhtbERPW2vCMBR+H/gfwhF8m4mXiVajiDLYk8Mr+HZojm2x&#10;OSlNZrt/bwYDHz+++2LV2lI8qPaFYw2DvgJBnDpTcKbhdPx8n4LwAdlg6Zg0/JKH1bLztsDEuIb3&#10;9DiETMQQ9glqyEOoEil9mpNF33cVceRurrYYIqwzaWpsYrgt5VCpibRYcGzIsaJNTun98GM1nHe3&#10;62WsvrOt/aga1yrJdia17nXb9RxEoDa8xP/uLxPnz4aT0Rj+/kQA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/1VF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  <w:jc w:val="center"/>
                              </w:pPr>
                              <w:r>
                                <w:t xml:space="preserve">3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193" o:spid="_x0000_s1206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FwlcMA&#10;AADfAAAADwAAAGRycy9kb3ducmV2LnhtbERPTWvCQBC9F/wPywheim5qadDoKlIICO2lWjxPsmMS&#10;zM6G7Khpf323UOjx8b7X28G16kZ9aDwbeJoloIhLbxuuDHwe8+kCVBBki61nMvBFAbab0cMaM+vv&#10;/EG3g1QqhnDI0EAt0mVah7Imh2HmO+LInX3vUCLsK217vMdw1+p5kqTaYcOxocaOXmsqL4eriyVN&#10;ety/nx4H+ZZCkrciL4u8NWYyHnYrUEKD/Iv/3Hsb5y/n6fML/P6JA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FwlcMAAADfAAAADwAAAAAAAAAAAAAAAACYAgAAZHJzL2Rv&#10;d25yZXYueG1sUEsFBgAAAAAEAAQA9QAAAIgDAAAAAA==&#10;" filled="f" stroked="f" strokecolor="#030"/>
                    </v:group>
                  </v:group>
                  <v:line id="Line 194" o:spid="_x0000_s1207" style="position:absolute;visibility:visible;mso-wrap-style:square" from="3456,3456" to="5184,3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bFAsYAAADfAAAADwAAAGRycy9kb3ducmV2LnhtbERPXWvCMBR9H+w/hDvY20ynELZqFNkY&#10;6B5kOkEfr81d2625KUnW1n+/DAQfD+d7thhsIzryoXas4XGUgSAunKm51LD/fHt4AhEissHGMWk4&#10;U4DF/PZmhrlxPW+p28VSpBAOOWqoYmxzKUNRkcUwci1x4r6ctxgT9KU0HvsUbhs5zjIlLdacGips&#10;6aWi4mf3azVsJh+qW67fV8NhrU7F6/Z0/O691vd3w3IKItIQr+KLe2XS/Oexmij4/5MA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GxQLGAAAA3wAAAA8AAAAAAAAA&#10;AAAAAAAAoQIAAGRycy9kb3ducmV2LnhtbFBLBQYAAAAABAAEAPkAAACUAwAAAAA=&#10;"/>
                  <v:group id="Group 195" o:spid="_x0000_s1208" style="position:absolute;left:2304;top:2304;width:1584;height:1152" coordorigin="1872,2304" coordsize="1584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5eA2bFAAAA3wAA&#10;AA8AAAAAAAAAAAAAAAAAqgIAAGRycy9kb3ducmV2LnhtbFBLBQYAAAAABAAEAPoAAACcAwAAAAA=&#10;">
                    <v:rect id="Rectangle 196" o:spid="_x0000_s1209" style="position:absolute;left:2736;top:266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DfC8MA&#10;AADfAAAADwAAAGRycy9kb3ducmV2LnhtbERPTUvDQBC9C/0PyxS8SLtphaBpt0WEQEEvtuJ5kh2T&#10;YHY2ZKdt9Nc7B8Hj431v91PozYXG1EV2sFpmYIjr6DtuHLyfysUDmCTIHvvI5OCbEux3s5stFj5e&#10;+Y0uR2mMhnAq0EErMhTWprqlgGkZB2LlPuMYUBSOjfUjXjU89HadZbkN2LE2tDjQc0v11/EctKTL&#10;T4fXj7tJfqSS7KUq66rsnbudT08bMEKT/Iv/3Aev8x/X+b0O1j8Kw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DfC8MAAADfAAAADwAAAAAAAAAAAAAAAACYAgAAZHJzL2Rv&#10;d25yZXYueG1sUEsFBgAAAAAEAAQA9QAAAIgDAAAAAA==&#10;" filled="f" stroked="f" strokecolor="#030"/>
                    <v:rect id="Rectangle 197" o:spid="_x0000_s1210" style="position:absolute;left:1872;top:2664;width:100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xLuMUA&#10;AADfAAAADwAAAGRycy9kb3ducmV2LnhtbERPy2rCQBTdF/yH4Qrd1UkivqKjWEHooi58gC4vmWsS&#10;zNwJmalJ+/UdQXB5OO/FqjOVuFPjSssK4kEEgjizuuRcwem4/ZiCcB5ZY2WZFPySg9Wy97bAVNuW&#10;93Q/+FyEEHYpKii8r1MpXVaQQTewNXHgrrYx6ANscqkbbEO4qWQSRWNpsOTQUGBNm4Ky2+HHKLgk&#10;Jo7bejs6jabd+W9idt+Tz51S7/1uPQfhqfMv8dP9pcP8WTIezuDxJwC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Eu4xQAAAN8AAAAPAAAAAAAAAAAAAAAAAJgCAABkcnMv&#10;ZG93bnJldi54bWxQSwUGAAAAAAQABAD1AAAAigMAAAAA&#10;" filled="f" stroked="f" strokecolor="#396"/>
                    <v:shape id="Text Box 198" o:spid="_x0000_s1211" type="#_x0000_t202" style="position:absolute;left:1956;top:2736;width:80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gO8MA&#10;AADfAAAADwAAAGRycy9kb3ducmV2LnhtbERPTWvCQBC9C/6HZYTedFexoqmrSEuhpxZjK3gbsmMS&#10;mp0N2a1J/33nUPD4eN/b/eAbdaMu1oEtzGcGFHERXM2lhc/T63QNKiZkh01gsvBLEfa78WiLmQs9&#10;H+mWp1JJCMcMLVQptZnWsajIY5yFlli4a+g8JoFdqV2HvYT7Ri+MWWmPNUtDhS09V1R85z/ewtf7&#10;9XJemo/yxT+2fRiMZr/R1j5MhsMTqERDuov/3W9O5m8Wq6U8kD8CQO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IgO8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</w:pPr>
                            <w:r>
                              <w:t>24V</w:t>
                            </w:r>
                          </w:p>
                        </w:txbxContent>
                      </v:textbox>
                    </v:shape>
                    <v:line id="Line 199" o:spid="_x0000_s1212" style="position:absolute;visibility:visible;mso-wrap-style:square" from="3024,2304" to="3024,3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kuC8YAAADfAAAADwAAAGRycy9kb3ducmV2LnhtbERPW2vCMBR+H+w/hDPY20x1UmY1ikwE&#10;3cPwBvp4bM7abs1JSWLb/ftlMNjjx3efLXpTi5acrywrGA4SEMS51RUXCk7H9dMLCB+QNdaWScE3&#10;eVjM7+9mmGnb8Z7aQyhEDGGfoYIyhCaT0uclGfQD2xBH7sM6gyFCV0jtsIvhppajJEmlwYpjQ4kN&#10;vZaUfx1uRsH78y5tl9u3TX/eptd8tb9ePjun1ONDv5yCCNSHf/Gfe6Pj/MkoHQ/h908EIO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pLgvGAAAA3wAAAA8AAAAAAAAA&#10;AAAAAAAAoQIAAGRycy9kb3ducmV2LnhtbFBLBQYAAAAABAAEAPkAAACUAwAAAAA=&#10;"/>
                    <v:group id="Group 200" o:spid="_x0000_s1213" style="position:absolute;left:2736;top:259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v04PFAAAA3wAA&#10;AA8AAAAAAAAAAAAAAAAAqgIAAGRycy9kb3ducmV2LnhtbFBLBQYAAAAABAAEAPoAAACcAwAAAAA=&#10;">
                      <v:rect id="Rectangle 201" o:spid="_x0000_s1214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GSOsQA&#10;AADfAAAADwAAAGRycy9kb3ducmV2LnhtbERPW2vCMBR+H/gfwhH2NlOdyKxGKQVBqHvwsvdDc9Z2&#10;NieliTXbr18GAx8/vvt6G0wrBupdY1nBdJKAIC6tbrhScDnvXt5AOI+ssbVMCr7JwXYzelpjqu2d&#10;jzScfCViCLsUFdTed6mUrqzJoJvYjjhyn7Y36CPsK6l7vMdw08pZkiykwYZjQ40d5TWV19PNKDjg&#10;VzhmXErML+F9Ny/Oh+LjR6nncchWIDwF/xD/u/c6zl/OFvNX+PsTAc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xkjrEAAAA3wAAAA8AAAAAAAAAAAAAAAAAmAIAAGRycy9k&#10;b3ducmV2LnhtbFBLBQYAAAAABAAEAPUAAACJAwAAAAA=&#10;" stroked="f" strokecolor="#396"/>
                      <v:group id="Group 202" o:spid="_x0000_s1215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orubMQAAADfAAAA&#10;DwAAAAAAAAAAAAAAAACqAgAAZHJzL2Rvd25yZXYueG1sUEsFBgAAAAAEAAQA+gAAAJsDAAAAAA==&#10;">
                        <v:line id="Line 203" o:spid="_x0000_s1216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oCMYAAADfAAAADwAAAGRycy9kb3ducmV2LnhtbERPW0vDMBR+F/Yfwhn45tJNLdotG0MR&#10;Nh/GbuAez5qzttqclCS29d8bYeDjx3efLXpTi5acrywrGI8SEMS51RUXCo6Ht7snED4ga6wtk4If&#10;8rCYD25mmGnb8Y7afShEDGGfoYIyhCaT0uclGfQj2xBH7mKdwRChK6R22MVwU8tJkqTSYMWxocSG&#10;XkrKv/bfRsHmfpu2y/X7qv9Yp+f8dXc+fXZOqdthv5yCCNSHf/HVvdJx/vMkfXiEvz8R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SKAjGAAAA3wAAAA8AAAAAAAAA&#10;AAAAAAAAoQIAAGRycy9kb3ducmV2LnhtbFBLBQYAAAAABAAEAPkAAACUAwAAAAA=&#10;"/>
                        <v:oval id="Oval 204" o:spid="_x0000_s1217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nInMQA&#10;AADfAAAADwAAAGRycy9kb3ducmV2LnhtbERP3WrCMBS+H+wdwhnsZsxUkeI6owxB8GKg0z7AsTlL&#10;O5uTmkRb334ZDLz8+P7ny8G24ko+NI4VjEcZCOLK6YaNgvKwfp2BCBFZY+uYFNwowHLx+DDHQrue&#10;v+i6j0akEA4FKqhj7AopQ1WTxTByHXHivp23GBP0RmqPfQq3rZxkWS4tNpwaauxoVVN12l+sguOx&#10;dIM8++3uxZw8Tn/6znzulHp+Gj7eQUQa4l38797oNP9tkk9z+PuTA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yJzEAAAA3wAAAA8AAAAAAAAAAAAAAAAAmAIAAGRycy9k&#10;b3ducmV2LnhtbFBLBQYAAAAABAAEAPUAAACJAwAAAAA=&#10;" filled="f"/>
                        <v:line id="Line 205" o:spid="_x0000_s1218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wT5MYAAADfAAAADwAAAGRycy9kb3ducmV2LnhtbERPW0vDMBR+F/wP4Qi+udQ5qtZmYyiD&#10;zYfhLqCPp82xrTYnJcna+u8XQfDx47vni9G0oifnG8sKbicJCOLS6oYrBcfD6uYBhA/IGlvLpOCH&#10;PCzmlxc5ZtoOvKN+HyoRQ9hnqKAOocuk9GVNBv3EdsSR+7TOYIjQVVI7HGK4aeU0SVJpsOHYUGNH&#10;zzWV3/uTUbC9e0v75eZ1Pb5v0qJ82RUfX4NT6vpqXD6BCDSGf/Gfe63j/MdpOruH3z8RgJy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ME+TGAAAA3wAAAA8AAAAAAAAA&#10;AAAAAAAAoQIAAGRycy9kb3ducmV2LnhtbFBLBQYAAAAABAAEAPkAAACUAwAAAAA=&#10;"/>
                      </v:group>
                    </v:group>
                    <v:shape id="Text Box 206" o:spid="_x0000_s1219" type="#_x0000_t202" style="position:absolute;left:2736;top:2304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36T8QA&#10;AADfAAAADwAAAGRycy9kb3ducmV2LnhtbERPTUsDMRC9F/wPYQrebLarFF2bliIVKl50K63HYTNu&#10;FjeTJYnt+u+dg9Dj430v16Pv1Yli6gIbmM8KUMRNsB23Bj72zzf3oFJGttgHJgO/lGC9upossbLh&#10;zO90qnOrJIRThQZczkOldWoceUyzMBAL9xWixywwttpGPEu473VZFAvtsWNpcDjQk6Pmu/7xBm4P&#10;+/yCx+3bLndb97r5PBxjXRpzPR03j6Ayjfki/nfvrMx/KBd3Mlj+CAC9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d+k/EAAAA3wAAAA8AAAAAAAAAAAAAAAAAmAIAAGRycy9k&#10;b3ducmV2LnhtbFBLBQYAAAAABAAEAPUAAACJAwAAAAA=&#10;" filled="f" stroked="f" strokecolor="#f9c">
                      <v:textbox>
                        <w:txbxContent>
                          <w:p w:rsidR="007265C8" w:rsidRDefault="007265C8" w:rsidP="00AB350F">
                            <w:pPr>
                              <w:jc w:val="center"/>
                            </w:pPr>
                          </w:p>
                          <w:p w:rsidR="007265C8" w:rsidRDefault="007265C8" w:rsidP="00AB350F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  <w:p w:rsidR="007265C8" w:rsidRDefault="007265C8" w:rsidP="00AB350F">
                            <w:pPr>
                              <w:jc w:val="center"/>
                            </w:pP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line id="Line 207" o:spid="_x0000_s1220" style="position:absolute;flip:x;visibility:visible;mso-wrap-style:square" from="3024,2304" to="3456,2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t5MUAAADfAAAADwAAAGRycy9kb3ducmV2LnhtbERPz2vCMBS+D/Y/hCfsMmaqiNhqFBEG&#10;O3iZjspuz+bZlDYvXZJp998vA2HHj+/3ajPYTlzJh8axgsk4A0FcOd1wreDj+PqyABEissbOMSn4&#10;oQCb9ePDCgvtbvxO10OsRQrhUKACE2NfSBkqQxbD2PXEibs4bzEm6GupPd5SuO3kNMvm0mLDqcFg&#10;TztDVXv4tgrkYv/85bfnWVu2p1NuyqrsP/dKPY2G7RJEpCH+i+/uN53m59P5LIe/Pwm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Mt5MUAAADfAAAADwAAAAAAAAAA&#10;AAAAAAChAgAAZHJzL2Rvd25yZXYueG1sUEsFBgAAAAAEAAQA+QAAAJMDAAAAAA==&#10;"/>
                  </v:group>
                  <v:group id="Group 208" o:spid="_x0000_s1221" style="position:absolute;left:5760;top:2304;width:1152;height:1152" coordorigin="8064,2304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ofrLFAAAA3wAA&#10;AA8AAAAAAAAAAAAAAAAAqgIAAGRycy9kb3ducmV2LnhtbFBLBQYAAAAABAAEAPoAAACcAwAAAAA=&#10;">
                    <v:group id="Group 209" o:spid="_x0000_s1222" style="position:absolute;left:8064;top:2304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yTbKcQAAADfAAAA&#10;DwAAAAAAAAAAAAAAAACqAgAAZHJzL2Rvd25yZXYueG1sUEsFBgAAAAAEAAQA+gAAAJsDAAAAAA==&#10;">
                      <v:line id="Line 210" o:spid="_x0000_s1223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BV7sQAAADfAAAADwAAAGRycy9kb3ducmV2LnhtbERPy2oCMRTdF/oP4Rbc1UwHKnY0I1Ja&#10;HwsXnRbE3XVy50EnN0MSdfx7IxS6PJz3fDGYTpzJ+daygpdxAoK4tLrlWsHP9+fzFIQPyBo7y6Tg&#10;Sh4W+ePDHDNtL/xF5yLUIoawz1BBE0KfSenLhgz6se2JI1dZZzBE6GqpHV5iuOlkmiQTabDl2NBg&#10;T+8Nlb/FySgwu+1qdzDp+mM/RXtcVcvgqFZq9DQsZyACDeFf/Ofe6Dj/LZ28pnD/EwH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UFXuxAAAAN8AAAAPAAAAAAAAAAAA&#10;AAAAAKECAABkcnMvZG93bnJldi54bWxQSwUGAAAAAAQABAD5AAAAkgMAAAAA&#10;"/>
                      <v:group id="Group 211" o:spid="_x0000_s1224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LrgxcQAAADfAAAA&#10;DwAAAAAAAAAAAAAAAACqAgAAZHJzL2Rvd25yZXYueG1sUEsFBgAAAAAEAAQA+gAAAJsDAAAAAA==&#10;">
                        <v:rect id="Rectangle 212" o:spid="_x0000_s1225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3csMA&#10;AADfAAAADwAAAGRycy9kb3ducmV2LnhtbERPz2vCMBS+C/4P4Qm7aVp1xXVGKRvirtMd3O2teWtL&#10;m5eSZLX+98tg4PHj+73dj6YTAznfWFaQLhIQxKXVDVcKPs6H+QaED8gaO8uk4EYe9rvpZIu5tld+&#10;p+EUKhFD2OeooA6hz6X0ZU0G/cL2xJH7ts5giNBVUju8xnDTyWWSZNJgw7Ghxp5eairb049R4F5t&#10;MRRf7Wpz0d2lTavVZ4pHpR5mY/EMItAY7uJ/95uO85+W2eMa/v5EAH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Z3csMAAADfAAAADwAAAAAAAAAAAAAAAACYAgAAZHJzL2Rv&#10;d25yZXYueG1sUEsFBgAAAAAEAAQA9QAAAIgDAAAAAA==&#10;" stroked="f" strokecolor="lime"/>
                        <v:shape id="Freeform 213" o:spid="_x0000_s1226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8YG8YA&#10;AADfAAAADwAAAGRycy9kb3ducmV2LnhtbERPz0vDMBS+D/Y/hDfwMrbUjpZZlw0pih68rDpkt0fz&#10;bMqal9rErfvvjSB4/Ph+b3aj7cSZBt86VnC7TEAQ10633Ch4f3tarEH4gKyxc0wKruRht51ONlho&#10;d+E9navQiBjCvkAFJoS+kNLXhiz6peuJI/fpBoshwqGResBLDLedTJMklxZbjg0GeyoN1afq2yrY&#10;z4/BrF7Lr2ddPabl+HE8rQ+ZUjez8eEeRKAx/Iv/3C86zr9L8yyD3z8R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8YG8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214" o:spid="_x0000_s1227" style="position:absolute;left:8064;top:2592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M1DXcQAAADfAAAA&#10;DwAAAAAAAAAAAAAAAACqAgAAZHJzL2Rvd25yZXYueG1sUEsFBgAAAAAEAAQA+gAAAJsDAAAAAA==&#10;">
                      <v:shape id="Text Box 215" o:spid="_x0000_s1228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IuksIA&#10;AADfAAAADwAAAGRycy9kb3ducmV2LnhtbERPW2vCMBR+H/gfwhF8m4nitRpFlMGeHF7Bt0NzbIvN&#10;SWky2/17Mxjs8eO7L9etLcWTal841jDoKxDEqTMFZxrOp4/3GQgfkA2WjknDD3lYrzpvS0yMa/hA&#10;z2PIRAxhn6CGPIQqkdKnOVn0fVcRR+7uaoshwjqTpsYmhttSDpWaSIsFx4YcK9rmlD6O31bDZX+/&#10;XUfqK9vZcdW4Vkm2c6l1r9tuFiACteFf/Of+NHH+fDgZT+H3TwQ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i6S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</w:pPr>
                              <w:r>
                                <w:t xml:space="preserve">  12 </w:t>
                              </w:r>
                              <w:r>
                                <w:sym w:font="Symbol" w:char="F057"/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rect id="Rectangle 216" o:spid="_x0000_s1229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86q8MA&#10;AADfAAAADwAAAGRycy9kb3ducmV2LnhtbERPTUvDQBC9C/0PyxS8SLtpwaBpt0WEQEEvtuJ5kh2T&#10;YHY2ZKdt9Nc7B8Hj431v91PozYXG1EV2sFpmYIjr6DtuHLyfysUDmCTIHvvI5OCbEux3s5stFj5e&#10;+Y0uR2mMhnAq0EErMhTWprqlgGkZB2LlPuMYUBSOjfUjXjU89HadZbkN2LE2tDjQc0v11/EctKTL&#10;T4fXj7tJfqSS7KUq66rsnbudT08bMEKT/Iv/3Aev8x/X+b0O1j8Kw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86q8MAAADfAAAADwAAAAAAAAAAAAAAAACYAgAAZHJzL2Rv&#10;d25yZXYueG1sUEsFBgAAAAAEAAQA9QAAAIgDAAAAAA==&#10;" filled="f" stroked="f" strokecolor="#030"/>
                    </v:group>
                  </v:group>
                  <v:group id="Group 217" o:spid="_x0000_s1230" style="position:absolute;left:5904;top:15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VLXL8QAAADfAAAA&#10;DwAAAAAAAAAAAAAAAACqAgAAZHJzL2Rvd25yZXYueG1sUEsFBgAAAAAEAAQA+gAAAJsDAAAAAA==&#10;">
                    <v:group id="Group 218" o:spid="_x0000_s1231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S0D8UAAADfAAAADwAAAGRycy9kb3ducmV2LnhtbERPS2vCQBC+F/oflin0&#10;VjexNNjoKiK29CAFH1C8DdkxCWZnQ3ZN4r/vHAo9fnzvxWp0jeqpC7VnA+kkAUVceFtzaeB0/HiZ&#10;gQoR2WLjmQzcKcBq+fiwwNz6gffUH2KpJIRDjgaqGNtc61BU5DBMfEss3MV3DqPArtS2w0HCXaOn&#10;SZJphzVLQ4UtbSoqroebM/A54LB+Tbf97nrZ3M/Ht++fXUrGPD+N6zmoSGP8F/+5v6zMf59mmTyQ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EtA/FAAAA3wAA&#10;AA8AAAAAAAAAAAAAAAAAqgIAAGRycy9kb3ducmV2LnhtbFBLBQYAAAAABAAEAPoAAACcAwAAAAA=&#10;">
                      <v:rect id="Rectangle 219" o:spid="_x0000_s1232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t2EMUA&#10;AADfAAAADwAAAGRycy9kb3ducmV2LnhtbERPW2vCMBR+H/gfwhH2NlOFVa1Gkd0Y28O8go/H5tgW&#10;m5MuybT++2Uw8PHju0/nranFmZyvLCvo9xIQxLnVFRcKtpvXhxEIH5A11pZJwZU8zGeduylm2l54&#10;Red1KEQMYZ+hgjKEJpPS5yUZ9D3bEEfuaJ3BEKErpHZ4ieGmloMkSaXBimNDiQ09lZSf1j9Gwcfz&#10;o/lyby+rMFw2w121//w+Xg9K3XfbxQREoDbcxP/udx3njwdp2oe/PxG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u3YQxQAAAN8AAAAPAAAAAAAAAAAAAAAAAJgCAABkcnMv&#10;ZG93bnJldi54bWxQSwUGAAAAAAQABAD1AAAAigMAAAAA&#10;" filled="f" stroked="f" strokecolor="#f60"/>
                      <v:shape id="Text Box 220" o:spid="_x0000_s1233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XRUcMA&#10;AADfAAAADwAAAGRycy9kb3ducmV2LnhtbERPTWvCQBC9F/wPywi91Y0pBE1dRQqCemtasMchOyah&#10;2dmwO9Xor+8WCj0+3vdqM7peXSjEzrOB+SwDRVx723Fj4ON997QAFQXZYu+ZDNwowmY9eVhhaf2V&#10;3+hSSaNSCMcSDbQiQ6l1rFtyGGd+IE7c2QeHkmBotA14TeGu13mWFdphx6mhxYFeW6q/qm9nYHt/&#10;jqE6LBfzI3/mp/Ekt91ZjHmcjtsXUEKj/Iv/3Hub5i/zosjh908Co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lXRUc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4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221" o:spid="_x0000_s1234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tYqeMQAAADfAAAA&#10;DwAAAAAAAAAAAAAAAACqAgAAZHJzL2Rvd25yZXYueG1sUEsFBgAAAAAEAAQA+gAAAJsDAAAAAA==&#10;">
                      <v:line id="Line 222" o:spid="_x0000_s1235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vR88YAAADfAAAADwAAAGRycy9kb3ducmV2LnhtbERPXUvDMBR9F/wP4Qp7c6mbBK3LxnAM&#10;Nh9km4I+3jXXttrclCS29d8vA2GPh/M9Wwy2ER35UDvWcDfOQBAXztRcanh/W98+gAgR2WDjmDT8&#10;UYDF/PpqhrlxPe+pO8RSpBAOOWqoYmxzKUNRkcUwdi1x4r6ctxgT9KU0HvsUbhs5yTIlLdacGips&#10;6bmi4ufwazW8TneqW25fNsPHVh2L1f74+d17rUc3w/IJRKQhXsT/7o1J8x8nSt3D+U8CIOc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r0fPGAAAA3wAAAA8AAAAAAAAA&#10;AAAAAAAAoQIAAGRycy9kb3ducmV2LnhtbFBLBQYAAAAABAAEAPkAAACUAwAAAAA=&#10;"/>
                      <v:group id="Group 223" o:spid="_x0000_s1236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nMXl8QAAADfAAAA&#10;DwAAAAAAAAAAAAAAAACqAgAAZHJzL2Rvd25yZXYueG1sUEsFBgAAAAAEAAQA+gAAAJsDAAAAAA==&#10;">
                        <v:rect id="Rectangle 224" o:spid="_x0000_s1237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s+xMIA&#10;AADfAAAADwAAAGRycy9kb3ducmV2LnhtbERPzU4CMRC+k/gOzZh4gy4YVl0pxBA1HOQg+gCT7bDd&#10;sJ3ZtAWWt7ckJB6/fP+L1eA7daIQW2ED00kBirgW23Jj4PfnY/wMKiZki50wGbhQhNXybrTAysqZ&#10;v+m0S43KIRwrNOBS6iutY+3IY5xIT5y5vQSPKcPQaBvwnMN9p2dFUWqPLecGhz2tHdWH3dEbeJLL&#10;43bYF9MgX4fPRqzM3bsY83A/vL2CSjSkf/HNvbF5/susLEu4/skA9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uz7EwgAAAN8AAAAPAAAAAAAAAAAAAAAAAJgCAABkcnMvZG93&#10;bnJldi54bWxQSwUGAAAAAAQABAD1AAAAhwMAAAAA&#10;" stroked="f" strokecolor="lime"/>
                        <v:shape id="Freeform 225" o:spid="_x0000_s1238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Z4H8UA&#10;AADfAAAADwAAAGRycy9kb3ducmV2LnhtbERPTUvDQBC9C/0Pywje7KY5RI3dFikUKojFtKDHITsm&#10;0exs2J22sb++KwgeH+97vhxdr44UYufZwGyagSKuve24MbDfrW/vQUVBtth7JgM/FGG5mFzNsbT+&#10;xG90rKRRKYRjiQZakaHUOtYtOYxTPxAn7tMHh5JgaLQNeErhrtd5lhXaYcepocWBVi3V39XBGcir&#10;s3vef3VbkffZYRvWm93L64cxN9fj0yMooVH+xX/ujU3zH/KiuIPfPwmAX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Rngf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226" o:spid="_x0000_s1239" style="position:absolute;left:4752;top:1584;width:1296;height:1296" coordorigin="8640,5184" coordsize="1296,1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K4CcUAAADfAAAADwAAAGRycy9kb3ducmV2LnhtbERPS2vCQBC+F/oflin0&#10;VjexNNjoKiK29CAFH1C8DdkxCWZnQ3ZN4r/vHAo9fnzvxWp0jeqpC7VnA+kkAUVceFtzaeB0/HiZ&#10;gQoR2WLjmQzcKcBq+fiwwNz6gffUH2KpJIRDjgaqGNtc61BU5DBMfEss3MV3DqPArtS2w0HCXaOn&#10;SZJphzVLQ4UtbSoqroebM/A54LB+Tbf97nrZ3M/Ht++fXUrGPD+N6zmoSGP8F/+5v6zMf59mmQyW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xyuAnFAAAA3wAA&#10;AA8AAAAAAAAAAAAAAAAAqgIAAGRycy9kb3ducmV2LnhtbFBLBQYAAAAABAAEAPoAAACcAwAAAAA=&#10;">
                    <v:shape id="Text Box 227" o:spid="_x0000_s1240" type="#_x0000_t202" style="position:absolute;left:8640;top:5904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3VxsMA&#10;AADfAAAADwAAAGRycy9kb3ducmV2LnhtbERPW2vCMBR+H/gfwhF8m4niylpNRRTBp425C/h2aE4v&#10;2JyUJtru3y+DwR4/vvtmO9pW3Kn3jWMNi7kCQVw403Cl4eP9+PgMwgdkg61j0vBNHrb55GGDmXED&#10;v9H9HCoRQ9hnqKEOocuk9EVNFv3cdcSRK11vMUTYV9L0OMRw28qlUom02HBsqLGjfU3F9XyzGj5f&#10;ysvXSr1WB/vUDW5Ukm0qtZ5Nx90aRKAx/Iv/3CcT56fLJEnh908E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03Vx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  <w:jc w:val="left"/>
                              <w:rPr>
                                <w:vertAlign w:val="subscript"/>
                              </w:rPr>
                            </w:pPr>
                            <w:proofErr w:type="gramStart"/>
                            <w:r>
                              <w:t>+  v</w:t>
                            </w:r>
                            <w:r>
                              <w:rPr>
                                <w:vertAlign w:val="subscript"/>
                              </w:rPr>
                              <w:t>o2</w:t>
                            </w:r>
                            <w:proofErr w:type="gramEnd"/>
                            <w:r>
                              <w:t xml:space="preserve">  </w:t>
                            </w: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group id="Group 228" o:spid="_x0000_s1241" style="position:absolute;left:8640;top:51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90i0sUAAADfAAAADwAAAGRycy9kb3ducmV2LnhtbERPTWvCQBC9C/0PyxS8&#10;6SZKbZu6ikhbPEihWii9DdkxCWZnQ3abxH/vHASPj/e9XA+uVh21ofJsIJ0moIhzbysuDPwcPyYv&#10;oEJEtlh7JgMXCrBePYyWmFnf8zd1h1goCeGQoYEyxibTOuQlOQxT3xALd/KtwyiwLbRtsZdwV+tZ&#10;kiy0w4qlocSGtiXl58O/M/DZY7+Zp+/d/nzaXv6OT1+/+5SMGT8OmzdQkYZ4F9/cOyvzX2eLZ3kg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dItLFAAAA3wAA&#10;AA8AAAAAAAAAAAAAAAAAqgIAAGRycy9kb3ducmV2LnhtbFBLBQYAAAAABAAEAPoAAACcAwAAAAA=&#10;">
                      <v:group id="Group 229" o:spid="_x0000_s1242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Rh0nFAAAA3wAA&#10;AA8AAAAAAAAAAAAAAAAAqgIAAGRycy9kb3ducmV2LnhtbFBLBQYAAAAABAAEAPoAAACcAwAAAAA=&#10;">
                        <v:rect id="Rectangle 230" o:spid="_x0000_s1243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B+usYA&#10;AADfAAAADwAAAGRycy9kb3ducmV2LnhtbERPXU/CMBR9N/E/NNfEN+lYAtNBIQTQEHlQUBMeL+tl&#10;W1hvZ1th/HtLYuLjyfkeTzvTiBM5X1tW0O8lIIgLq2suFXx+PD88gvABWWNjmRRcyMN0cnszxlzb&#10;M2/otA2liCHsc1RQhdDmUvqiIoO+Z1viyB2sMxgidKXUDs8x3DQyTZKhNFhzbKiwpXlFxXH7YxS8&#10;Lgbmzb0sNyF7b7Overf+Plz2St3fdbMRiEBd+Bf/uVc6zn9Kh1kK1z8RgJ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B+usYAAADfAAAADwAAAAAAAAAAAAAAAACYAgAAZHJz&#10;L2Rvd25yZXYueG1sUEsFBgAAAAAEAAQA9QAAAIsDAAAAAA==&#10;" filled="f" stroked="f" strokecolor="#f60"/>
                        <v:shape id="Text Box 231" o:spid="_x0000_s1244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DiF8MA&#10;AADfAAAADwAAAGRycy9kb3ducmV2LnhtbERPTWvCQBC9F/oflhG81Y0RrKauIgWh9ta0YI9DdkyC&#10;2dmwO9Xor3cLhR4f73u1GVynzhRi69nAdJKBIq68bbk28PW5e1qAioJssfNMBq4UYbN+fFhhYf2F&#10;P+hcSq1SCMcCDTQifaF1rBpyGCe+J07c0QeHkmCotQ14SeGu03mWzbXDllNDgz29NlSdyh9nYHub&#10;xVDul4vpO3/nh+Eg191RjBmPhu0LKKFB/sV/7jeb5i/z+fMMfv8kAH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MDiF8MAAADfAAAADwAAAAAAAAAAAAAAAACYAgAAZHJzL2Rv&#10;d25yZXYueG1sUEsFBgAAAAAEAAQA9QAAAIgDAAAAAA==&#10;" filled="f" stroked="f" strokecolor="#f60">
                          <v:textbox>
                            <w:txbxContent>
                              <w:p w:rsidR="007265C8" w:rsidRDefault="007265C8" w:rsidP="00AB350F">
                                <w:pPr>
                                  <w:pStyle w:val="4"/>
                                </w:pPr>
                                <w:r>
                                  <w:t xml:space="preserve">5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</v:group>
                      <v:group id="Group 232" o:spid="_x0000_s1245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jmJNHFAAAA3wAA&#10;AA8AAAAAAAAAAAAAAAAAqgIAAGRycy9kb3ducmV2LnhtbFBLBQYAAAAABAAEAPoAAACcAwAAAAA=&#10;">
                        <v:line id="Line 233" o:spid="_x0000_s1246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7itcYAAADfAAAADwAAAGRycy9kb3ducmV2LnhtbERPW0vDMBR+F/wP4Qi+udTJqtZmYyiD&#10;zYfhLqCPp82xrTYnJcna+u8XQfDx47vni9G0oifnG8sKbicJCOLS6oYrBcfD6uYBhA/IGlvLpOCH&#10;PCzmlxc5ZtoOvKN+HyoRQ9hnqKAOocuk9GVNBv3EdsSR+7TOYIjQVVI7HGK4aeU0SVJpsOHYUGNH&#10;zzWV3/uTUbC9e0v75eZ1Pb5v0qJ82RUfX4NT6vpqXD6BCDSGf/Gfe63j/Mdpej+D3z8RgJy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+4rXGAAAA3wAAAA8AAAAAAAAA&#10;AAAAAAAAoQIAAGRycy9kb3ducmV2LnhtbFBLBQYAAAAABAAEAPkAAACUAwAAAAA=&#10;"/>
                        <v:group id="Group 234" o:spid="_x0000_s1247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d4Hz3FAAAA3wAA&#10;AA8AAAAAAAAAAAAAAAAAqgIAAGRycy9kb3ducmV2LnhtbFBLBQYAAAAABAAEAPoAAACcAwAAAAA=&#10;">
                          <v:rect id="Rectangle 235" o:spid="_x0000_s1248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4NgsMA&#10;AADfAAAADwAAAGRycy9kb3ducmV2LnhtbERPzU4CMRC+m/gOzZh4ky4YWF0pxBAlHPQg+gCT7bDd&#10;sJ3ZtAWWt6ckJB6/fP/z5eA7daQQW2ED41EBirgW23Jj4O/38+kFVEzIFjthMnCmCMvF/d0cKysn&#10;/qHjNjUqh3Cs0IBLqa+0jrUjj3EkPXHmdhI8pgxDo23AUw73nZ4UxUx7bDk3OOxp5ajebw/eQCnn&#10;5+9hV4yDfO3XjViZug8x5vFheH8DlWhI/+Kbe2Pz/NfJrCzh+icD0I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4NgsMAAADfAAAADwAAAAAAAAAAAAAAAACYAgAAZHJzL2Rv&#10;d25yZXYueG1sUEsFBgAAAAAEAAQA9QAAAIgDAAAAAA==&#10;" stroked="f" strokecolor="lime"/>
                          <v:shape id="Freeform 236" o:spid="_x0000_s1249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B6sMUA&#10;AADfAAAADwAAAGRycy9kb3ducmV2LnhtbERPTWvCQBC9F/oflin0VjfmYNvUVUQQFEqlUWiPQ3ZM&#10;otnZsLtq2l/fORQ8Pt73dD64Tl0oxNazgfEoA0VcedtybWC/Wz29gIoJ2WLnmQz8UIT57P5uioX1&#10;V/6kS5lqJSEcCzTQpNQXWseqIYdx5Hti4Q4+OEwCQ61twKuEu07nWTbRDluWhgZ7WjZUncqzM5CX&#10;v26zP7bblL7G521YrXfvH9/GPD4MizdQiYZ0E/+711bmv+aTZxksfwSAn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HqwxQAAAN8AAAAPAAAAAAAAAAAAAAAAAJgCAABkcnMv&#10;ZG93bnJldi54bWxQSwUGAAAAAAQABAD1AAAAigMAAAAA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</v:group>
                  </v:group>
                  <v:shape id="Freeform 237" o:spid="_x0000_s1250" style="position:absolute;left:4464;top:2304;width:2592;height:1152;visibility:visible;mso-wrap-style:square;v-text-anchor:top" coordsize="2592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RNy8IA&#10;AADfAAAADwAAAGRycy9kb3ducmV2LnhtbERPy4rCMBTdC/MP4Q7MTtNR8FGNIgPKuBHUmf2lufZh&#10;c1Oa2Fa/3giCy8N5L1adKUVDtcstK/geRCCIE6tzThX8nTb9KQjnkTWWlknBjRyslh+9Bcbatnyg&#10;5uhTEULYxagg876KpXRJRgbdwFbEgTvb2qAPsE6lrrEN4aaUwygaS4M5h4YMK/rJKLkcr0bBqNjb&#10;bfLfbqb3YnspmjXt0h0p9fXZrecgPHX+LX65f3WYPxuOJzN4/gkA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xE3LwgAAAN8AAAAPAAAAAAAAAAAAAAAAAJgCAABkcnMvZG93&#10;bnJldi54bWxQSwUGAAAAAAQABAD1AAAAhwMAAAAA&#10;" path="m2448,r144,l2592,1152,,1152e" filled="f">
                    <v:path arrowok="t" o:connecttype="custom" o:connectlocs="2448,0;2592,0;2592,1152;0,1152" o:connectangles="0,0,0,0"/>
                  </v:shape>
                </v:group>
                <v:group id="Group 238" o:spid="_x0000_s1251" style="position:absolute;left:6480;top:1872;width:4608;height:1872" coordorigin="6480,1872" coordsize="4608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IUvXFAAAA3wAA&#10;AA8AAAAAAAAAAAAAAAAAqgIAAGRycy9kb3ducmV2LnhtbFBLBQYAAAAABAAEAPoAAACcAwAAAAA=&#10;">
                  <v:group id="Group 239" o:spid="_x0000_s1252" style="position:absolute;left:6480;top:2592;width:1584;height:1152" coordorigin="6336,2592" coordsize="1584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UT3bsQAAADfAAAA&#10;DwAAAAAAAAAAAAAAAACqAgAAZHJzL2Rvd25yZXYueG1sUEsFBgAAAAAEAAQA+gAAAJsDAAAAAA==&#10;">
                    <v:rect id="Rectangle 240" o:spid="_x0000_s1253" style="position:absolute;left:6336;top:2952;width:100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cQLsUA&#10;AADfAAAADwAAAGRycy9kb3ducmV2LnhtbERPTWvCQBC9F/wPywi91U0CahpdRQWhBz1oA+1xyI5J&#10;MDsbsluT+uu7BcHj430v14NpxI06V1tWEE8iEMSF1TWXCvLP/VsKwnlkjY1lUvBLDtar0csSM217&#10;PtHt7EsRQthlqKDyvs2kdEVFBt3EtsSBu9jOoA+wK6XusA/hppFJFM2kwZpDQ4Ut7Soqrucfo+A7&#10;MXHct/tpPk2Hr/vcHA/z7VGp1/GwWYDwNPin+OH+0GH+ezJLE/j/EwD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hxAuxQAAAN8AAAAPAAAAAAAAAAAAAAAAAJgCAABkcnMv&#10;ZG93bnJldi54bWxQSwUGAAAAAAQABAD1AAAAigMAAAAA&#10;" filled="f" stroked="f" strokecolor="#396"/>
                    <v:shape id="Text Box 241" o:spid="_x0000_s1254" type="#_x0000_t202" style="position:absolute;left:6420;top:3024;width:80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E1sMA&#10;AADfAAAADwAAAGRycy9kb3ducmV2LnhtbERPXWvCMBR9H/gfwhX2NhN1E+2aiiiCTxtWN9jbpbm2&#10;xeamNJnt/v0yGPh4ON/perCNuFHna8caphMFgrhwpuZSw/m0f1qC8AHZYOOYNPyQh3U2ekgxMa7n&#10;I93yUIoYwj5BDVUIbSKlLyqy6CeuJY7cxXUWQ4RdKU2HfQy3jZwptZAWa44NFba0rai45t9Ww8fb&#10;5evzWb2XO/vS9m5Qku1Kav04HjavIAIN4S7+dx9MnL+aLZZz+PsTAc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kE1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</w:pPr>
                            <w:r>
                              <w:t>24V</w:t>
                            </w:r>
                          </w:p>
                        </w:txbxContent>
                      </v:textbox>
                    </v:shape>
                    <v:group id="Group 242" o:spid="_x0000_s1255" style="position:absolute;left:7200;top:2592;width:720;height:1152" coordorigin="7200,2592" coordsize="720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NU9sQAAADfAAAADwAAAGRycy9kb3ducmV2LnhtbERPy2rCQBTdF/oPwy24&#10;q5P4QqOjiNjiQgrVgri7ZK5JMHMnZMYk/r0jCF0eznux6kwpGqpdYVlB3I9AEKdWF5wp+Dt+fU5B&#10;OI+ssbRMCu7kYLV8f1tgom3Lv9QcfCZCCLsEFeTeV4mULs3JoOvbijhwF1sb9AHWmdQ1tiHclHIQ&#10;RRNpsODQkGNFm5zS6+FmFHy32K6H8bbZXy+b+/k4/jntY1Kq99Gt5yA8df5f/HLvdJg/G0ymI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NU9sQAAADfAAAA&#10;DwAAAAAAAAAAAAAAAACqAgAAZHJzL2Rvd25yZXYueG1sUEsFBgAAAAAEAAQA+gAAAJsDAAAAAA==&#10;">
                      <v:rect id="Rectangle 243" o:spid="_x0000_s1256" style="position:absolute;left:7200;top:2952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65csMA&#10;AADfAAAADwAAAGRycy9kb3ducmV2LnhtbERPTWvCQBC9C/0PyxS8SN0oNNjUVYoQEOylpvQ8yU6T&#10;0OxsyI4a/fVuodDj432vt6Pr1JmG0Ho2sJgnoIgrb1uuDXwW+dMKVBBki51nMnClANvNw2SNmfUX&#10;/qDzUWoVQzhkaKAR6TOtQ9WQwzD3PXHkvv3gUCIcam0HvMRw1+llkqTaYcuxocGedg1VP8eTiyVt&#10;Wuzfv2aj3KSU5FDmVZl3xkwfx7dXUEKj/Iv/3Hsb578s09Uz/P6JAP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g65csMAAADfAAAADwAAAAAAAAAAAAAAAACYAgAAZHJzL2Rv&#10;d25yZXYueG1sUEsFBgAAAAAEAAQA9QAAAIgDAAAAAA==&#10;" filled="f" stroked="f" strokecolor="#030"/>
                      <v:line id="Line 244" o:spid="_x0000_s1257" style="position:absolute;visibility:visible;mso-wrap-style:square" from="7488,2592" to="7488,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kM5cYAAADfAAAADwAAAGRycy9kb3ducmV2LnhtbERPXWvCMBR9F/Yfwh3sTdMpBNcZRRRB&#10;9zCmG2yP1+au7dbclCRru3+/DAQfD+d7sRpsIzryoXas4X6SgSAunKm51PD2uhvPQYSIbLBxTBp+&#10;KcBqeTNaYG5cz0fqTrEUKYRDjhqqGNtcylBUZDFMXEucuE/nLcYEfSmNxz6F20ZOs0xJizWnhgpb&#10;2lRUfJ9+rIbn2Yvq1oen/fB+UOdiezx/fPVe67vbYf0IItIQr+KLe2/S/Iepmiv4/5MA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5DOXGAAAA3wAAAA8AAAAAAAAA&#10;AAAAAAAAoQIAAGRycy9kb3ducmV2LnhtbFBLBQYAAAAABAAEAPkAAACUAwAAAAA=&#10;"/>
                      <v:group id="Group 245" o:spid="_x0000_s1258" style="position:absolute;left:7200;top:2878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HKgcQAAADfAAAADwAAAGRycy9kb3ducmV2LnhtbERPTWvCQBC9F/oflil4&#10;000UrUZXEbHFgxSqBfE2ZMckmJ0N2TWJ/94VhB4f73ux6kwpGqpdYVlBPIhAEKdWF5wp+Dt+9acg&#10;nEfWWFomBXdysFq+vy0w0bblX2oOPhMhhF2CCnLvq0RKl+Zk0A1sRRy4i60N+gDrTOoa2xBuSjmM&#10;ook0WHBoyLGiTU7p9XAzCr5bbNejeNvsr5fN/Xwc/5z2MSnV++jWcxCeOv8vfrl3OsyfDSfTT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HKgcQAAADfAAAA&#10;DwAAAAAAAAAAAAAAAACqAgAAZHJzL2Rvd25yZXYueG1sUEsFBgAAAAAEAAQA+gAAAJsDAAAAAA==&#10;">
                        <v:rect id="Rectangle 246" o:spid="_x0000_s1259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60cIA&#10;AADfAAAADwAAAGRycy9kb3ducmV2LnhtbERPS2sCMRC+C/0PYQreNFsR0dUoIggF7cHXfdhMd7fd&#10;TJZNqtFf3zkIHj++92KVXKOu1IXas4GPYQaKuPC25tLA+bQdTEGFiGyx8UwG7hRgtXzrLTC3/sYH&#10;uh5jqSSEQ44GqhjbXOtQVOQwDH1LLNy37xxGgV2pbYc3CXeNHmXZRDusWRoqbGlTUfF7/HMG9viT&#10;DmsuNG7O6Ws73p32u8vDmP57Ws9BRUrxJX66P63Mn40mUxksfwSAX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bLrRwgAAAN8AAAAPAAAAAAAAAAAAAAAAAJgCAABkcnMvZG93&#10;bnJldi54bWxQSwUGAAAAAAQABAD1AAAAhwMAAAAA&#10;" stroked="f" strokecolor="#396"/>
                        <v:group id="Group 247" o:spid="_x0000_s1260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zL7aMQAAADfAAAA&#10;DwAAAAAAAAAAAAAAAACqAgAAZHJzL2Rvd25yZXYueG1sUEsFBgAAAAAEAAQA+gAAAJsDAAAAAA==&#10;">
                          <v:line id="Line 248" o:spid="_x0000_s1261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n18UAAADfAAAADwAAAGRycy9kb3ducmV2LnhtbERPTUvDQBC9C/0Pywje7MYKwcZuS1GE&#10;1oPYVtDjNDsmsdnZsLsm8d87h0KPj/e9WI2uVT2F2Hg2cDfNQBGX3jZcGfg4vNw+gIoJ2WLrmQz8&#10;UYTVcnK1wML6gXfU71OlJIRjgQbqlLpC61jW5DBOfUcs3LcPDpPAUGkbcJBw1+pZluXaYcPSUGNH&#10;TzWVp/2vM/B2/5736+3rZvzc5sfyeXf8+hmCMTfX4/oRVKIxXcRn98bK/Pksn8sD+SMA9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Wn18UAAADfAAAADwAAAAAAAAAA&#10;AAAAAAChAgAAZHJzL2Rvd25yZXYueG1sUEsFBgAAAAAEAAQA+QAAAJMDAAAAAA==&#10;"/>
                          <v:oval id="Oval 249" o:spid="_x0000_s1262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8r8MA&#10;AADfAAAADwAAAGRycy9kb3ducmV2LnhtbERP3WrCMBS+F3yHcITdiKbKEK1GkYGwC2HO+QDH5phW&#10;m5Muiba+/TIY7PLj+19tOluLB/lQOVYwGWcgiAunKzYKTl+70RxEiMgaa8ek4EkBNut+b4W5di1/&#10;0uMYjUghHHJUUMbY5FKGoiSLYewa4sRdnLcYE/RGao9tCre1nGbZTFqsODWU2NBbScXteLcKzueT&#10;6+S3/zgMzc3j67VtzP6g1Mug2y5BROriv/jP/a7T/MV0tpjA758E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B8r8MAAADfAAAADwAAAAAAAAAAAAAAAACYAgAAZHJzL2Rv&#10;d25yZXYueG1sUEsFBgAAAAAEAAQA9QAAAIgDAAAAAA==&#10;" filled="f"/>
                          <v:line id="Line 250" o:spid="_x0000_s1263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ucO8YAAADfAAAADwAAAGRycy9kb3ducmV2LnhtbERPXWvCMBR9H+w/hDvY20ztoMxqFJkI&#10;uocx3UAfr821rWtuSpK13b83wmCPh/M9WwymER05X1tWMB4lIIgLq2suFXx9rp9eQPiArLGxTAp+&#10;ycNifn83w1zbnnfU7UMpYgj7HBVUIbS5lL6oyKAf2ZY4cmfrDIYIXSm1wz6Gm0amSZJJgzXHhgpb&#10;eq2o+N7/GAXvzx9Zt9y+bYbDNjsVq93peOmdUo8Pw3IKItAQ/sV/7o2O8ydpNknh9icC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3bnDvGAAAA3wAAAA8AAAAAAAAA&#10;AAAAAAAAoQIAAGRycy9kb3ducmV2LnhtbFBLBQYAAAAABAAEAPkAAACUAwAAAAA=&#10;"/>
                        </v:group>
                      </v:group>
                      <v:shape id="Text Box 251" o:spid="_x0000_s1264" type="#_x0000_t202" style="position:absolute;left:7200;top:2592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lEecQA&#10;AADfAAAADwAAAGRycy9kb3ducmV2LnhtbERPTUsDMRC9C/6HMII3m3ULxa5NS5EKFS+6ldbjsJlu&#10;lm4mSzK26783guDx8b4Xq9H36kwxdYEN3E8KUMRNsB23Bj52z3cPoJIgW+wDk4FvSrBaXl8tsLLh&#10;wu90rqVVOYRThQacyFBpnRpHHtMkDMSZO4boUTKMrbYRLznc97osipn22HFucDjQk6PmVH95A9P9&#10;Tl7wsHnbSrdxr+vP/SHWpTG3N+P6EZTQKP/iP/fW5vnzcjafwu+fDE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ZRHn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AB350F">
                              <w:pPr>
                                <w:jc w:val="center"/>
                              </w:pPr>
                            </w:p>
                            <w:p w:rsidR="007265C8" w:rsidRDefault="007265C8" w:rsidP="00AB350F">
                              <w:pPr>
                                <w:jc w:val="center"/>
                              </w:pPr>
                              <w:r>
                                <w:t>+</w:t>
                              </w:r>
                            </w:p>
                            <w:p w:rsidR="007265C8" w:rsidRDefault="007265C8" w:rsidP="00AB350F">
                              <w:pPr>
                                <w:jc w:val="center"/>
                              </w:pPr>
                              <w:r>
                                <w:sym w:font="Symbol" w:char="F02D"/>
                              </w:r>
                            </w:p>
                          </w:txbxContent>
                        </v:textbox>
                      </v:shape>
                      <v:line id="Line 252" o:spid="_x0000_s1265" style="position:absolute;flip:x;visibility:visible;mso-wrap-style:square" from="7488,2592" to="7920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KuPcUAAADfAAAADwAAAGRycy9kb3ducmV2LnhtbERPz2vCMBS+D/Y/hCfsMmaqiNhqFBEG&#10;O3iZjspuz+bZlDYvXZJp998vA2HHj+/3ajPYTlzJh8axgsk4A0FcOd1wreDj+PqyABEissbOMSn4&#10;oQCb9ePDCgvtbvxO10OsRQrhUKACE2NfSBkqQxbD2PXEibs4bzEm6GupPd5SuO3kNMvm0mLDqcFg&#10;TztDVXv4tgrkYv/85bfnWVu2p1NuyqrsP/dKPY2G7RJEpCH+i+/uN53m59N5PoO/Pwm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SKuPcUAAADfAAAADwAAAAAAAAAA&#10;AAAAAAChAgAAZHJzL2Rvd25yZXYueG1sUEsFBgAAAAAEAAQA+QAAAJMDAAAAAA==&#10;"/>
                    </v:group>
                  </v:group>
                  <v:group id="Group 253" o:spid="_x0000_s1266" style="position:absolute;left:7632;top:1872;width:3456;height:1872" coordorigin="7632,1872" coordsize="3456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6ZnsMQAAADfAAAA&#10;DwAAAAAAAAAAAAAAAACqAgAAZHJzL2Rvd25yZXYueG1sUEsFBgAAAAAEAAQA+gAAAJsDAAAAAA==&#10;">
                    <v:shape id="Text Box 254" o:spid="_x0000_s1267" type="#_x0000_t202" style="position:absolute;left:8163;top:2592;width:720;height:1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xk8MA&#10;AADfAAAADwAAAGRycy9kb3ducmV2LnhtbERPW2vCMBR+H/gfwhF8m4niylpNRRTBp425C/h2aE4v&#10;2JyUJtru3y+DwR4/vvtmO9pW3Kn3jWMNi7kCQVw403Cl4eP9+PgMwgdkg61j0vBNHrb55GGDmXED&#10;v9H9HCoRQ9hnqKEOocuk9EVNFv3cdcSRK11vMUTYV9L0OMRw28qlUom02HBsqLGjfU3F9XyzGj5f&#10;ysvXSr1WB/vUDW5Ukm0qtZ5Nx90aRKAx/Iv/3CcT56fLJE3g908E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cxk8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</w:pPr>
                            <w:r>
                              <w:t xml:space="preserve">+  </w:t>
                            </w:r>
                          </w:p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</w:pPr>
                            <w:r>
                              <w:t>v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 xml:space="preserve">  </w:t>
                            </w:r>
                          </w:p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  <w:rPr>
                                <w:vertAlign w:val="subscript"/>
                              </w:rPr>
                            </w:pP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group id="Group 255" o:spid="_x0000_s1268" style="position:absolute;left:7776;top:1872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DhcXMQAAADfAAAA&#10;DwAAAAAAAAAAAAAAAACqAgAAZHJzL2Rvd25yZXYueG1sUEsFBgAAAAAEAAQA+gAAAJsDAAAAAA==&#10;">
                      <v:rect id="Rectangle 256" o:spid="_x0000_s1269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SvqsYA&#10;AADfAAAADwAAAGRycy9kb3ducmV2LnhtbERPS08CMRC+k/gfmiHxBl1IBFkpxOAjRA4KauJx3A67&#10;G7bTtS2w/HvnYOLxy/eeLzvXqBOFWHs2MBpmoIgLb2suDXy8Pw1uQcWEbLHxTAYuFGG5uOrNMbf+&#10;zFs67VKpJIRjjgaqlNpc61hU5DAOfUss3N4Hh0lgKLUNeJZw1+hxlk20w5qlocKWVhUVh93RGXh5&#10;uHGv4flxm6Zv7fSz/tr87C/fxlz3u/s7UIm69C/+c6+tzJ+NJzMZLH8E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1SvqsYAAADfAAAADwAAAAAAAAAAAAAAAACYAgAAZHJz&#10;L2Rvd25yZXYueG1sUEsFBgAAAAAEAAQA9QAAAIsDAAAAAA==&#10;" filled="f" stroked="f" strokecolor="#f60"/>
                      <v:shape id="Text Box 257" o:spid="_x0000_s1270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zB8MA&#10;AADfAAAADwAAAGRycy9kb3ducmV2LnhtbERPTWvCQBC9F/wPywi91Y0piEldRQpC661pwR6H7JiE&#10;ZmfD7lSjv74rCD0+3vdqM7penSjEzrOB+SwDRVx723Fj4Otz97QEFQXZYu+ZDFwowmY9eVhhaf2Z&#10;P+hUSaNSCMcSDbQiQ6l1rFtyGGd+IE7c0QeHkmBotA14TuGu13mWLbTDjlNDiwO9tlT/VL/OwPb6&#10;HEP1Xizne/7OD+NBLrujGPM4HbcvoIRG+Rff3W82zS/yRVHA7U8C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QzB8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6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258" o:spid="_x0000_s1271" style="position:absolute;left:7776;top:2448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6XjLFAAAA3wAA&#10;AA8AAAAAAAAAAAAAAAAAqgIAAGRycy9kb3ducmV2LnhtbFBLBQYAAAAABAAEAPoAAACcAwAAAAA=&#10;">
                      <v:line id="Line 259" o:spid="_x0000_s1272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KYVsYAAADfAAAADwAAAGRycy9kb3ducmV2LnhtbERPW2vCMBR+F/YfwhnsTVMddLMaRRwD&#10;3cPwBvp4bM7azuakJFnb/ftlMNjjx3efL3tTi5acrywrGI8SEMS51RUXCk7H1+EzCB+QNdaWScE3&#10;eVgu7gZzzLTteE/tIRQihrDPUEEZQpNJ6fOSDPqRbYgj92GdwRChK6R22MVwU8tJkqTSYMWxocSG&#10;1iXlt8OXUfD+uEvb1fZt05+36TV/2V8vn51T6uG+X81ABOrDv/jPvdFx/nTylIzh908E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imFbGAAAA3wAAAA8AAAAAAAAA&#10;AAAAAAAAoQIAAGRycy9kb3ducmV2LnhtbFBLBQYAAAAABAAEAPkAAACUAwAAAAA=&#10;"/>
                      <v:group id="Group 260" o:spid="_x0000_s1273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qRl3sQAAADfAAAA&#10;DwAAAAAAAAAAAAAAAACqAgAAZHJzL2Rvd25yZXYueG1sUEsFBgAAAAAEAAQA+gAAAJsDAAAAAA==&#10;">
                        <v:rect id="Rectangle 261" o:spid="_x0000_s1274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J3YcIA&#10;AADfAAAADwAAAGRycy9kb3ducmV2LnhtbERPzU4CMRC+m/AOzZhwkxaIIiuFEIPGgx5EHmCyHbYb&#10;tjObtsLy9tbExOOX73+1GUKnzhRTK2xhOjGgiGtxLTcWDl8vd4+gUkZ22AmThSsl2KxHNyusnFz4&#10;k8773KgSwqlCCz7nvtI61Z4Cpon0xIU7SgyYC4yNdhEvJTx0embMgw7Ycmnw2NOzp/q0/w4WFnKd&#10;fwxHM43yfnptxMm934m149th+wQq05D/xX/uN1fmL2cLM4ffPwWAX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ndhwgAAAN8AAAAPAAAAAAAAAAAAAAAAAJgCAABkcnMvZG93&#10;bnJldi54bWxQSwUGAAAAAAQABAD1AAAAhwMAAAAA&#10;" stroked="f" strokecolor="lime"/>
                        <v:shape id="Freeform 262" o:spid="_x0000_s1275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MVcUA&#10;AADfAAAADwAAAGRycy9kb3ducmV2LnhtbERP22rCQBB9L/Qflin0rW4MpZfoKiIIForSKLSPQ3ZM&#10;0mZnw+6oqV/fLRT6eDj36XxwnTpRiK1nA+NRBoq48rbl2sB+t7p7AhUF2WLnmQx8U4T57PpqioX1&#10;Z36jUym1SiEcCzTQiPSF1rFqyGEc+Z44cQcfHEqCodY24DmFu07nWfagHbacGhrsadlQ9VUenYG8&#10;vLiX/We7FXkfH7dhtd69bj6Mub0ZFhNQQoP8i//ca5vmP+eP2T38/kkA9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qgxV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263" o:spid="_x0000_s1276" style="position:absolute;left:8784;top:2592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U39qsQAAADfAAAADwAAAGRycy9kb3ducmV2LnhtbERPy2rCQBTdF/yH4Qrd&#10;6SQWX6mjiLTFhQg+QLq7ZK5JMHMnZKZJ/HtHELo8nPdi1ZlSNFS7wrKCeBiBIE6tLjhTcD59D2Yg&#10;nEfWWFomBXdysFr23haYaNvygZqjz0QIYZeggtz7KpHSpTkZdENbEQfuamuDPsA6k7rGNoSbUo6i&#10;aCINFhwacqxok1N6O/4ZBT8ttuuP+KvZ3a6b++9pvL/sYlLqvd+tP0F46vy/+OXe6jB/PppGY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U39qsQAAADfAAAA&#10;DwAAAAAAAAAAAAAAAACqAgAAZHJzL2Rvd25yZXYueG1sUEsFBgAAAAAEAAQA+gAAAJsDAAAAAA==&#10;">
                      <v:line id="Line 264" o:spid="_x0000_s1277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lzbcQAAADfAAAADwAAAGRycy9kb3ducmV2LnhtbERPz2vCMBS+D/wfwhN2m+l6UNcZSxHn&#10;3MHDqiDe3ppnW9a8lCTT+t+bwWDHj+/3Ih9MJy7kfGtZwfMkAUFcWd1yreCwf3uag/ABWWNnmRTc&#10;yEO+HD0sMNP2yp90KUMtYgj7DBU0IfSZlL5qyKCf2J44cmfrDIYIXS21w2sMN51Mk2QqDbYcGxrs&#10;adVQ9V3+GAVm97HZnUz6vj7O0X5tzkVwVCv1OB6KVxCBhvAv/nNvdZz/ks6SKfz+iQD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OXNtxAAAAN8AAAAPAAAAAAAAAAAA&#10;AAAAAKECAABkcnMvZG93bnJldi54bWxQSwUGAAAAAAQABAD5AAAAkgMAAAAA&#10;"/>
                      <v:group id="Group 265" o:spid="_x0000_s1278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tPGRsQAAADfAAAA&#10;DwAAAAAAAAAAAAAAAACqAgAAZHJzL2Rvd25yZXYueG1sUEsFBgAAAAAEAAQA+gAAAJsDAAAAAA==&#10;">
                        <v:rect id="Rectangle 266" o:spid="_x0000_s1279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ld98MA&#10;AADfAAAADwAAAGRycy9kb3ducmV2LnhtbERPTU/CQBC9m/gfNmPiTbaFRLGwkAZi9Cp4wNvYHdqm&#10;3dlmdy3l3zMHE48v73u9nVyvRgqx9Wwgn2WgiCtvW64NfB3fnpagYkK22HsmA1eKsN3c362xsP7C&#10;nzQeUq0khGOBBpqUhkLrWDXkMM78QCzc2QeHSWCotQ14kXDX63mWPWuHLUtDgwPtGqq6w68zEPa+&#10;HMufbrE82f7U5fXiO8d3Yx4fpnIFKtGU/sV/7g8r81/nL5kMlj8CQG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ld98MAAADfAAAADwAAAAAAAAAAAAAAAACYAgAAZHJzL2Rv&#10;d25yZXYueG1sUEsFBgAAAAAEAAQA9QAAAIgDAAAAAA==&#10;" stroked="f" strokecolor="lime"/>
                        <v:shape id="Freeform 267" o:spid="_x0000_s1280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AynsYA&#10;AADfAAAADwAAAGRycy9kb3ducmV2LnhtbERPz2vCMBS+D/wfwht4GTO1MqedUUZR3MGLdWN4ezRv&#10;TbF56Zqo3X+/DAYeP77fi1VvG3GhzteOFYxHCQji0umaKwXvh83jDIQPyBobx6TghzysloO7BWba&#10;XXlPlyJUIoawz1CBCaHNpPSlIYt+5FriyH25zmKIsKuk7vAaw20j0ySZSos1xwaDLeWGylNxtgr2&#10;D8dgJrv8e6uLdZr3n8fT7ONJqeF9//oCIlAfbuJ/95uO8+fpczKHvz8R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Ayns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268" o:spid="_x0000_s1281" style="position:absolute;left:8784;top:2880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jyO/FAAAA3wAA&#10;AA8AAAAAAAAAAAAAAAAAqgIAAGRycy9kb3ducmV2LnhtbFBLBQYAAAAABAAEAPoAAACcAwAAAAA=&#10;">
                      <v:shape id="Text Box 269" o:spid="_x0000_s1282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ylIMMA&#10;AADfAAAADwAAAGRycy9kb3ducmV2LnhtbERPXWvCMBR9H/gfwhV806Ti5uyaimwIe9pQp7C3S3Nt&#10;i81NaaLt/v0yEPZ4ON/ZerCNuFHna8cakpkCQVw4U3Op4euwnT6D8AHZYOOYNPyQh3U+esgwNa7n&#10;Hd32oRQxhH2KGqoQ2lRKX1Rk0c9cSxy5s+sshgi7UpoO+xhuGzlX6klarDk2VNjSa0XFZX+1Go4f&#10;5+/TQn2Wb/ax7d2gJNuV1HoyHjYvIAIN4V98d7+bOH81XyYJ/P2JA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ylIM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  <w:jc w:val="center"/>
                              </w:pPr>
                              <w:r>
                                <w:t xml:space="preserve">3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270" o:spid="_x0000_s1283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y7HMMA&#10;AADfAAAADwAAAGRycy9kb3ducmV2LnhtbERPTWvCQBC9F/wPywi9lLoxB1tTVxEhIOilWjxPsmMS&#10;zM6G7FRjf31XKPT4eN+L1eBadaU+NJ4NTCcJKOLS24YrA1/H/PUdVBBki61nMnCnAKvl6GmBmfU3&#10;/qTrQSoVQzhkaKAW6TKtQ1mTwzDxHXHkzr53KBH2lbY93mK4a3WaJDPtsOHYUGNHm5rKy+HbxZJm&#10;dtzuTy+D/Eghya7IyyJvjXkeD+sPUEKD/Iv/3Fsb58/Tt2kKjz8RgF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wy7HMMAAADfAAAADwAAAAAAAAAAAAAAAACYAgAAZHJzL2Rv&#10;d25yZXYueG1sUEsFBgAAAAAEAAQA9QAAAIgDAAAAAA==&#10;" filled="f" stroked="f" strokecolor="#030"/>
                    </v:group>
                    <v:line id="Line 271" o:spid="_x0000_s1284" style="position:absolute;visibility:visible;mso-wrap-style:square" from="7632,3744" to="9360,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1Z8YAAADfAAAADwAAAGRycy9kb3ducmV2LnhtbERPW2vCMBR+H+w/hDPY20xV6LQziigD&#10;3cPwBvp4bM7abs1JSbK2+/fLYODjx3efLXpTi5acrywrGA4SEMS51RUXCk7H16cJCB+QNdaWScEP&#10;eVjM7+9mmGnb8Z7aQyhEDGGfoYIyhCaT0uclGfQD2xBH7sM6gyFCV0jtsIvhppajJEmlwYpjQ4kN&#10;rUrKvw7fRsH7eJe2y+3bpj9v02u+3l8vn51T6vGhX76ACNSHm/jfvdFx/nT0PBzD358I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lNWfGAAAA3wAAAA8AAAAAAAAA&#10;AAAAAAAAoQIAAGRycy9kb3ducmV2LnhtbFBLBQYAAAAABAAEAPkAAACUAwAAAAA=&#10;"/>
                    <v:group id="Group 272" o:spid="_x0000_s1285" style="position:absolute;left:9936;top:2592;width:1152;height:1152" coordorigin="8064,2304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YzuzFAAAA3wAA&#10;AA8AAAAAAAAAAAAAAAAAqgIAAGRycy9kb3ducmV2LnhtbFBLBQYAAAAABAAEAPoAAACcAwAAAAA=&#10;">
                      <v:group id="Group 273" o:spid="_x0000_s1286" style="position:absolute;left:8064;top:2304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Rrd8QAAADfAAAADwAAAGRycy9kb3ducmV2LnhtbERPy2rCQBTdF/yH4Qrd&#10;6SQWX6mjiLTFhQg+QLq7ZK5JMHMnZKZJ/HtHELo8nPdi1ZlSNFS7wrKCeBiBIE6tLjhTcD59D2Yg&#10;nEfWWFomBXdysFr23haYaNvygZqjz0QIYZeggtz7KpHSpTkZdENbEQfuamuDPsA6k7rGNoSbUo6i&#10;aCINFhwacqxok1N6O/4ZBT8ttuuP+KvZ3a6b++9pvL/sYlLqvd+tP0F46vy/+OXe6jB/PprGY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JRrd8QAAADfAAAA&#10;DwAAAAAAAAAAAAAAAACqAgAAZHJzL2Rvd25yZXYueG1sUEsFBgAAAAAEAAQA+gAAAJsDAAAAAA==&#10;">
                        <v:line id="Line 274" o:spid="_x0000_s1287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DlsMUAAADfAAAADwAAAGRycy9kb3ducmV2LnhtbERPy2oCMRTdF/yHcIXuasZZ+JiaERFr&#10;7cKFY6F0d53ceeDkZkhSnf59Uyh0eTjv1XownbiR861lBdNJAoK4tLrlWsH7+eVpAcIHZI2dZVLw&#10;TR7W+ehhhZm2dz7RrQi1iCHsM1TQhNBnUvqyIYN+YnviyFXWGQwRulpqh/cYbjqZJslMGmw5NjTY&#10;07ah8lp8GQXm+LY/fpr0dfexQHvZV5vgqFbqcTxsnkEEGsK/+M990HH+Mp1PZ/D7JwKQ+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DlsMUAAADfAAAADwAAAAAAAAAA&#10;AAAAAAChAgAAZHJzL2Rvd25yZXYueG1sUEsFBgAAAAAEAAQA+QAAAJMDAAAAAA==&#10;"/>
                        <v:group id="Group 275" o:spid="_x0000_s1288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pQm8QAAADfAAAADwAAAGRycy9kb3ducmV2LnhtbERPTWvCQBC9F/oflhF6&#10;000s1RpdRaQWDyJUBfE2ZMckmJ0N2TWJ/94VhB4f73u26EwpGqpdYVlBPIhAEKdWF5wpOB7W/W8Q&#10;ziNrLC2Tgjs5WMzf32aYaNvyHzV7n4kQwi5BBbn3VSKlS3My6Aa2Ig7cxdYGfYB1JnWNbQg3pRxG&#10;0UgaLDg05FjRKqf0ur8ZBb8ttsvP+KfZXi+r+/nwtTttY1Lqo9ctpyA8df5f/HJvdJg/GY7jMT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wpQm8QAAADfAAAA&#10;DwAAAAAAAAAAAAAAAACqAgAAZHJzL2Rvd25yZXYueG1sUEsFBgAAAAAEAAQA+gAAAJsDAAAAAA==&#10;">
                          <v:rect id="Rectangle 276" o:spid="_x0000_s1289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LKsMA&#10;AADfAAAADwAAAGRycy9kb3ducmV2LnhtbERPTU/CQBC9m/gfNmPiTbaFRLGwkAZi9Cp4wNvYHdqm&#10;3dlmdy3l3zMHE48v73u9nVyvRgqx9Wwgn2WgiCtvW64NfB3fnpagYkK22HsmA1eKsN3c362xsP7C&#10;nzQeUq0khGOBBpqUhkLrWDXkMM78QCzc2QeHSWCotQ14kXDX63mWPWuHLUtDgwPtGqq6w68zEPa+&#10;HMufbrE82f7U5fXiO8d3Yx4fpnIFKtGU/sV/7g8r81/nL7kMlj8CQG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DLKsMAAADfAAAADwAAAAAAAAAAAAAAAACYAgAAZHJzL2Rv&#10;d25yZXYueG1sUEsFBgAAAAAEAAQA9QAAAIgDAAAAAA==&#10;" stroked="f" strokecolor="lime"/>
                          <v:shape id="Freeform 277" o:spid="_x0000_s1290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mkQ8cA&#10;AADfAAAADwAAAGRycy9kb3ducmV2LnhtbERPy2rCQBTdF/oPwy24KToxpT5SRynB0i7cGBVxd8nc&#10;ZoKZO2lmqunfdwoFl4fzXqx624gLdb52rGA8SkAQl07XXCnY796GMxA+IGtsHJOCH/KwWt7fLTDT&#10;7spbuhShEjGEfYYKTAhtJqUvDVn0I9cSR+7TdRZDhF0ldYfXGG4bmSbJRFqsOTYYbCk3VJ6Lb6tg&#10;+3gK5mmTf73rYp3m/fF0nh2elRo89K8vIAL14Sb+d3/oOH+eTsdz+PsTA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5pEPHAAAA3wAAAA8AAAAAAAAAAAAAAAAAmAIAAGRy&#10;cy9kb3ducmV2LnhtbFBLBQYAAAAABAAEAPUAAACMAwAAAAA=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278" o:spid="_x0000_s1291" style="position:absolute;left:8064;top:2592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PAlLFAAAA3wAA&#10;AA8AAAAAAAAAAAAAAAAAqgIAAGRycy9kb3ducmV2LnhtbFBLBQYAAAAABAAEAPoAAACcAwAAAAA=&#10;">
                        <v:shape id="Text Box 279" o:spid="_x0000_s1292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vncMA&#10;AADfAAAADwAAAGRycy9kb3ducmV2LnhtbERPXWvCMBR9H/gfwhV808Ti5uyaimwIe9pQp7C3S3Nt&#10;i81NaaLt/v0yEPZ4ON/ZerCNuFHna8ca5jMFgrhwpuZSw9dhO30G4QOywcYxafghD+t89JBhalzP&#10;O7rtQyliCPsUNVQhtKmUvqjIop+5ljhyZ9dZDBF2pTQd9jHcNjJR6klarDk2VNjSa0XFZX+1Go4f&#10;5+/TQn2Wb/ax7d2gJNuV1HoyHjYvIAIN4V98d7+bOH+VLJM5/P2JA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BvncMAAADfAAAADwAAAAAAAAAAAAAAAACYAgAAZHJzL2Rv&#10;d25yZXYueG1sUEsFBgAAAAAEAAQA9QAAAIgDAAAAAA==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3"/>
                                </w:pPr>
                                <w:r>
                                  <w:t xml:space="preserve">  3 </w:t>
                                </w:r>
                                <w:r>
                                  <w:sym w:font="Symbol" w:char="F057"/>
                                </w:r>
                                <w: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rect id="Rectangle 280" o:spid="_x0000_s1293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xocMA&#10;AADfAAAADwAAAGRycy9kb3ducmV2LnhtbERPTWvCQBC9C/0PyxR6kbppDmpTVymFgGAvNeJ5kp0m&#10;odnZkJ1q9Ne7hYLHx/tebUbXqRMNofVs4GWWgCKuvG25NnAo8uclqCDIFjvPZOBCATbrh8kKM+vP&#10;/EWnvdQqhnDI0EAj0mdah6ohh2Hme+LIffvBoUQ41NoOeI7hrtNpksy1w5ZjQ4M9fTRU/ex/XSxp&#10;58X28zgd5SqlJLsyr8q8M+bpcXx/AyU0yl38797aOP81XaQp/P2JA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BxocMAAADfAAAADwAAAAAAAAAAAAAAAACYAgAAZHJzL2Rv&#10;d25yZXYueG1sUEsFBgAAAAAEAAQA9QAAAIgDAAAAAA==&#10;" filled="f" stroked="f" strokecolor="#030"/>
                      </v:group>
                    </v:group>
                    <v:group id="Group 281" o:spid="_x0000_s1294" style="position:absolute;left:8928;top:1872;width:1296;height:1296" coordorigin="8640,5184" coordsize="1296,1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JdnCXFAAAA3wAA&#10;AA8AAAAAAAAAAAAAAAAAqgIAAGRycy9kb3ducmV2LnhtbFBLBQYAAAAABAAEAPoAAACcAwAAAAA=&#10;">
                      <v:shape id="Text Box 282" o:spid="_x0000_s1295" type="#_x0000_t202" style="position:absolute;left:8640;top:5904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MBcMA&#10;AADfAAAADwAAAGRycy9kb3ducmV2LnhtbERPXWvCMBR9F/wP4Qp708SibnZGGRuCT4puCnu7NNe2&#10;2NyUJtru3y+C4OPhfC9Wna3EjRpfOtYwHikQxJkzJecafr7XwzcQPiAbrByThj/ysFr2ewtMjWt5&#10;T7dDyEUMYZ+ihiKEOpXSZwVZ9CNXE0fu7BqLIcIml6bBNobbSiZKzaTFkmNDgTV9FpRdDler4bg9&#10;/54mapd/2Wnduk5JtnOp9cug+3gHEagLT/HDvTFx/jx5TSZw/xMB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fMBc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5"/>
                                <w:spacing w:line="360" w:lineRule="auto"/>
                                <w:jc w:val="left"/>
                                <w:rPr>
                                  <w:vertAlign w:val="subscript"/>
                                </w:rPr>
                              </w:pPr>
                              <w:proofErr w:type="gramStart"/>
                              <w:r>
                                <w:t>+  v</w:t>
                              </w:r>
                              <w:r>
                                <w:rPr>
                                  <w:vertAlign w:val="subscript"/>
                                </w:rPr>
                                <w:t>o2</w:t>
                              </w:r>
                              <w:proofErr w:type="gramEnd"/>
                              <w:r>
                                <w:t xml:space="preserve">  </w:t>
                              </w:r>
                              <w:r>
                                <w:sym w:font="Symbol" w:char="F02D"/>
                              </w:r>
                            </w:p>
                          </w:txbxContent>
                        </v:textbox>
                      </v:shape>
                      <v:group id="Group 283" o:spid="_x0000_s1296" style="position:absolute;left:8640;top:51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L4ocrFAAAA3wAA&#10;AA8AAAAAAAAAAAAAAAAAqgIAAGRycy9kb3ducmV2LnhtbFBLBQYAAAAABAAEAPoAAACcAwAAAAA=&#10;">
                        <v:group id="Group 284" o:spid="_x0000_s1297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qP73FAAAA3wAA&#10;AA8AAAAAAAAAAAAAAAAAqgIAAGRycy9kb3ducmV2LnhtbFBLBQYAAAAABAAEAPoAAACcAwAAAAA=&#10;">
                          <v:rect id="Rectangle 285" o:spid="_x0000_s1298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X9osYA&#10;AADfAAAADwAAAGRycy9kb3ducmV2LnhtbERPW0/CMBR+N+E/NIeEN+lYgtNJIUTQEHxQLiY+HtfD&#10;triezrbC+PeWhMTHL999MutMI47kfG1ZwWiYgCAurK65VLDfPd/eg/ABWWNjmRScycNs2ruZYK7t&#10;iTd03IZSxBD2OSqoQmhzKX1RkUE/tC1x5A7WGQwRulJqh6cYbhqZJsmdNFhzbKiwpaeKiu/tr1Gw&#10;XozNm3tZbkL23mYf9efrz+H8pdSg380fQQTqwr/46l7pOP8hzdIMLn8iAD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5X9osYAAADfAAAADwAAAAAAAAAAAAAAAACYAgAAZHJz&#10;L2Rvd25yZXYueG1sUEsFBgAAAAAEAAQA9QAAAIsDAAAAAA==&#10;" filled="f" stroked="f" strokecolor="#f60"/>
                          <v:shape id="Text Box 286" o:spid="_x0000_s1299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Q5sMA&#10;AADfAAAADwAAAGRycy9kb3ducmV2LnhtbERPTUvDQBC9C/6HZQRvdtMI2sZuSxEK6s1UqMchO02C&#10;2dmwO7apv945CB4f73u1mcJgTpRyH9nBfFaAIW6i77l18LHf3S3AZEH2OEQmBxfKsFlfX62w8vHM&#10;73SqpTUawrlCB53IWFmbm44C5lkciZU7xhRQFKbW+oRnDQ+DLYviwQbsWRs6HOm5o+ar/g4Otj/3&#10;OdWvy8X8jT/Lw3SQy+4ozt3eTNsnMEKT/Iv/3C9e5y/Lx1IH6x8FY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ZQ5sMAAADfAAAADwAAAAAAAAAAAAAAAACYAgAAZHJzL2Rv&#10;d25yZXYueG1sUEsFBgAAAAAEAAQA9QAAAIgDAAAAAA==&#10;" filled="f" stroked="f" strokecolor="#f60">
                            <v:textbox>
                              <w:txbxContent>
                                <w:p w:rsidR="007265C8" w:rsidRDefault="007265C8" w:rsidP="00AB350F">
                                  <w:pPr>
                                    <w:pStyle w:val="4"/>
                                  </w:pPr>
                                  <w:r>
                                    <w:t xml:space="preserve">5 </w:t>
                                  </w:r>
                                  <w:r>
                                    <w:sym w:font="Symbol" w:char="F057"/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87" o:spid="_x0000_s1300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1q8/FAAAA3wAA&#10;AA8AAAAAAAAAAAAAAAAAqgIAAGRycy9kb3ducmV2LnhtbFBLBQYAAAAABAAEAPoAAACcAwAAAAA=&#10;">
                          <v:line id="Line 288" o:spid="_x0000_s1301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L3cMYAAADfAAAADwAAAGRycy9kb3ducmV2LnhtbERPTUvDQBC9C/0Pywje7MYWoqbdlqII&#10;rQexVdDjNDtNUrOzYXdN4r93DoLHx/terkfXqp5CbDwbuJlmoIhLbxuuDLy/PV3fgYoJ2WLrmQz8&#10;UIT1anKxxML6gffUH1KlJIRjgQbqlLpC61jW5DBOfUcs3MkHh0lgqLQNOEi4a/Usy3LtsGFpqLGj&#10;h5rKr8O3M/Ayf837ze55O37s8mP5uD9+nodgzNXluFmASjSmf/Gfe2tl/v3sdi4P5I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C93DGAAAA3wAAAA8AAAAAAAAA&#10;AAAAAAAAoQIAAGRycy9kb3ducmV2LnhtbFBLBQYAAAAABAAEAPkAAACUAwAAAAA=&#10;"/>
                          <v:group id="Group 289" o:spid="_x0000_s1302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gaMRTFAAAA3wAA&#10;AA8AAAAAAAAAAAAAAAAAqgIAAGRycy9kb3ducmV2LnhtbFBLBQYAAAAABAAEAPoAAACcAwAAAAA=&#10;">
                            <v:rect id="Rectangle 290" o:spid="_x0000_s1303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IYR8MA&#10;AADfAAAADwAAAGRycy9kb3ducmV2LnhtbERPzU4CMRC+m/gOzZB4ky5LFFkoxBA1HvQg8gCT7bDd&#10;sJ3ZtAWWt7cmJBy/fP/L9eA7daIQW2EDk3EBirgW23JjYPf7/vgCKiZki50wGbhQhPXq/m6JlZUz&#10;/9BpmxqVQzhWaMCl1Fdax9qRxziWnjhzewkeU4ah0TbgOYf7TpdF8aw9tpwbHPa0cVQftkdvYCaX&#10;6fewLyZBvg4fjVh5cm9izMNoeF2ASjSkm/jq/rR5/rycTUv4/5MB6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IYR8MAAADfAAAADwAAAAAAAAAAAAAAAACYAgAAZHJzL2Rv&#10;d25yZXYueG1sUEsFBgAAAAAEAAQA9QAAAIgDAAAAAA==&#10;" stroked="f" strokecolor="lime"/>
                            <v:shape id="Freeform 291" o:spid="_x0000_s1304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9enMUA&#10;AADfAAAADwAAAGRycy9kb3ducmV2LnhtbERPTUvDQBC9C/6HZQRvdtMUtMZuiwiFCmJpWtDjkJ0m&#10;qdnZsDtto7/eFYQeH+97thhcp04UYuvZwHiUgSKuvG25NrDbLu+moKIgW+w8k4FvirCYX1/NsLD+&#10;zBs6lVKrFMKxQAONSF9oHauGHMaR74kTt/fBoSQYam0DnlO463SeZffaYcupocGeXhqqvsqjM5CX&#10;P+51d2jXIh/j4zosV9u3909jbm+G5ydQQoNcxP/ulU3zH/OHyQT+/iQA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L16cxQAAAN8AAAAPAAAAAAAAAAAAAAAAAJgCAABkcnMv&#10;ZG93bnJldi54bWxQSwUGAAAAAAQABAD1AAAAigMAAAAA&#10;" path="m,113l43,r63,223l180,r62,226l322,r62,226l426,113e" filled="f">
                              <v:path arrowok="t" o:connecttype="custom" o:connectlocs="0,113;43,0;106,223;180,0;242,226;322,0;384,226;426,113" o:connectangles="0,0,0,0,0,0,0,0"/>
                            </v:shape>
                          </v:group>
                        </v:group>
                      </v:group>
                    </v:group>
                    <v:line id="Line 292" o:spid="_x0000_s1305" style="position:absolute;flip:x;visibility:visible;mso-wrap-style:square" from="8640,3744" to="10080,3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X+msYAAADfAAAADwAAAGRycy9kb3ducmV2LnhtbERPz2vCMBS+D/wfwhN2kZnqZGo1igwG&#10;O3jRSWW3t+atKW1euiTT7r9fBsKOH9/v9ba3rbiQD7VjBZNxBoK4dLrmSsHp7eVhASJEZI2tY1Lw&#10;QwG2m8HdGnPtrnygyzFWIoVwyFGBibHLpQylIYth7DrixH06bzEm6CupPV5TuG3lNMuepMWaU4PB&#10;jp4Nlc3x2yqQi/3oy+8+Zk3RnM9LU5RF975X6n7Y71YgIvXxX3xzv+o0fzmdP87g708C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l/prGAAAA3wAAAA8AAAAAAAAA&#10;AAAAAAAAoQIAAGRycy9kb3ducmV2LnhtbFBLBQYAAAAABAAEAPkAAACUAwAAAAA=&#10;"/>
                  </v:group>
                </v:group>
                <v:line id="Line 293" o:spid="_x0000_s1306" style="position:absolute;visibility:visible;mso-wrap-style:square" from="6912,2736" to="7344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qbC8cAAADfAAAADwAAAGRycy9kb3ducmV2LnhtbERPW2vCMBR+H/gfwhF8GZrq5mWdUTZh&#10;bDAG3hAfD82xKWtOapNp9dcvg4GPH999Om9sKU5U+8Kxgn4vAUGcOV1wrmC7eetOQPiArLF0TAou&#10;5GE+a91NMdXuzCs6rUMuYgj7FBWYEKpUSp8Zsuh7riKO3MHVFkOEdS51jecYbks5SJKRtFhwbDBY&#10;0cJQ9r3+sQoOy/twfXxfZF/HkdnviuF413/9VKrTbl6eQQRqwk387/7Qcf7TYPwwhL8/EY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GpsLxwAAAN8AAAAPAAAAAAAA&#10;AAAAAAAAAKECAABkcnMvZG93bnJldi54bWxQSwUGAAAAAAQABAD5AAAAlQMAAAAA&#10;" strokeweight="3pt">
                  <v:stroke endarrow="block" linestyle="thinThin"/>
                </v:line>
              </v:group>
            </w:pict>
          </mc:Fallback>
        </mc:AlternateContent>
      </w:r>
    </w:p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>
      <w:pPr>
        <w:jc w:val="center"/>
      </w:pPr>
      <w:r>
        <w:t>3||</w:t>
      </w:r>
      <w:proofErr w:type="gramStart"/>
      <w:r>
        <w:t>8  =</w:t>
      </w:r>
      <w:proofErr w:type="gramEnd"/>
      <w:r>
        <w:t xml:space="preserve">  24/11,  v</w:t>
      </w:r>
      <w:r>
        <w:rPr>
          <w:vertAlign w:val="subscript"/>
        </w:rPr>
        <w:t>1</w:t>
      </w:r>
      <w:r>
        <w:t xml:space="preserve">  =  [(24/11)/(6 + 24/11)]24  =  6.4</w:t>
      </w:r>
    </w:p>
    <w:p w:rsidR="00AB350F" w:rsidRDefault="00AB350F" w:rsidP="00AB350F">
      <w:pPr>
        <w:jc w:val="center"/>
        <w:rPr>
          <w:b/>
          <w:bCs/>
          <w:u w:val="single"/>
        </w:rPr>
      </w:pPr>
      <w:proofErr w:type="gramStart"/>
      <w:r>
        <w:t>v</w:t>
      </w:r>
      <w:r>
        <w:rPr>
          <w:vertAlign w:val="subscript"/>
        </w:rPr>
        <w:t>o2</w:t>
      </w:r>
      <w:r>
        <w:t xml:space="preserve">  =</w:t>
      </w:r>
      <w:proofErr w:type="gramEnd"/>
      <w:r>
        <w:t xml:space="preserve">  (5/8)v</w:t>
      </w:r>
      <w:r>
        <w:rPr>
          <w:vertAlign w:val="subscript"/>
        </w:rPr>
        <w:t>1</w:t>
      </w:r>
      <w:r>
        <w:t xml:space="preserve">  =  (5/8)(6.4)  =  </w:t>
      </w:r>
      <w:r>
        <w:rPr>
          <w:b/>
          <w:bCs/>
          <w:u w:val="single"/>
        </w:rPr>
        <w:t>4 V</w:t>
      </w:r>
    </w:p>
    <w:p w:rsidR="00AB350F" w:rsidRDefault="00AB350F" w:rsidP="00AB350F"/>
    <w:p w:rsidR="00AB350F" w:rsidRDefault="00AB350F" w:rsidP="00AB350F">
      <w:r>
        <w:t>For v</w:t>
      </w:r>
      <w:r>
        <w:rPr>
          <w:vertAlign w:val="subscript"/>
        </w:rPr>
        <w:t>o3</w:t>
      </w:r>
      <w:r>
        <w:t>, consider the circuit shown below.</w:t>
      </w:r>
    </w:p>
    <w:p w:rsidR="00AB350F" w:rsidRDefault="00AB350F" w:rsidP="00AB350F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60960</wp:posOffset>
                </wp:positionV>
                <wp:extent cx="5486400" cy="1188720"/>
                <wp:effectExtent l="0" t="0" r="1905" b="12065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188720"/>
                          <a:chOff x="1872" y="5040"/>
                          <a:chExt cx="8640" cy="1872"/>
                        </a:xfrm>
                      </wpg:grpSpPr>
                      <wpg:grpSp>
                        <wpg:cNvPr id="81" name="Group 295"/>
                        <wpg:cNvGrpSpPr>
                          <a:grpSpLocks/>
                        </wpg:cNvGrpSpPr>
                        <wpg:grpSpPr bwMode="auto">
                          <a:xfrm>
                            <a:off x="1872" y="5040"/>
                            <a:ext cx="4611" cy="1872"/>
                            <a:chOff x="2160" y="5616"/>
                            <a:chExt cx="4611" cy="1872"/>
                          </a:xfrm>
                        </wpg:grpSpPr>
                        <wpg:grpSp>
                          <wpg:cNvPr id="82" name="Group 296"/>
                          <wpg:cNvGrpSpPr>
                            <a:grpSpLocks/>
                          </wpg:cNvGrpSpPr>
                          <wpg:grpSpPr bwMode="auto">
                            <a:xfrm>
                              <a:off x="3351" y="6336"/>
                              <a:ext cx="1152" cy="1152"/>
                              <a:chOff x="3927" y="6336"/>
                              <a:chExt cx="1152" cy="1152"/>
                            </a:xfrm>
                          </wpg:grpSpPr>
                          <wpg:grpSp>
                            <wpg:cNvPr id="83" name="Group 29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032" y="6336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84" name="Line 298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85" name="Group 2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86" name="Rectangle 30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87" name="Freeform 301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88" name="Group 3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27" y="6723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89" name="Text Box 3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  <w:jc w:val="center"/>
                                    </w:pPr>
                                    <w:r>
                                      <w:t xml:space="preserve">3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Rectangle 3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91" name="Line 305"/>
                          <wps:cNvCnPr/>
                          <wps:spPr bwMode="auto">
                            <a:xfrm>
                              <a:off x="3168" y="7488"/>
                              <a:ext cx="172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2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4608" y="6336"/>
                              <a:ext cx="1152" cy="1152"/>
                              <a:chOff x="8064" y="2304"/>
                              <a:chExt cx="1152" cy="1152"/>
                            </a:xfrm>
                          </wpg:grpSpPr>
                          <wpg:grpSp>
                            <wpg:cNvPr id="93" name="Group 3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2304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94" name="Line 308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95" name="Group 3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2512" name="Rectangle 31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13" name="Freeform 311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514" name="Group 3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2592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2516" name="Text Box 3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</w:pPr>
                                    <w:r>
                                      <w:t xml:space="preserve">  12 </w:t>
                                    </w:r>
                                    <w:r>
                                      <w:sym w:font="Symbol" w:char="F057"/>
                                    </w: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517" name="Rectangle 3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2518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4752" y="5616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2519" name="Group 3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520" name="Rectangle 3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521" name="Text Box 3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4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522" name="Group 3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523" name="Line 320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524" name="Group 3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525" name="Rectangle 3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26" name="Freeform 3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2527" name="Group 324"/>
                          <wpg:cNvGrpSpPr>
                            <a:grpSpLocks/>
                          </wpg:cNvGrpSpPr>
                          <wpg:grpSpPr bwMode="auto">
                            <a:xfrm>
                              <a:off x="3600" y="5616"/>
                              <a:ext cx="1296" cy="1296"/>
                              <a:chOff x="8640" y="5184"/>
                              <a:chExt cx="1296" cy="1296"/>
                            </a:xfrm>
                          </wpg:grpSpPr>
                          <wps:wsp>
                            <wps:cNvPr id="192528" name="Text Box 32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40" y="5904"/>
                                <a:ext cx="129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  <w:spacing w:line="360" w:lineRule="auto"/>
                                    <w:jc w:val="left"/>
                                    <w:rPr>
                                      <w:vertAlign w:val="subscript"/>
                                    </w:rPr>
                                  </w:pPr>
                                  <w:proofErr w:type="gramStart"/>
                                  <w:r>
                                    <w:t>+  v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o3</w:t>
                                  </w:r>
                                  <w:proofErr w:type="gramEnd"/>
                                  <w:r>
                                    <w:rPr>
                                      <w:vertAlign w:val="subscript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>
                                    <w:sym w:font="Symbol" w:char="F02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529" name="Group 326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40" y="5184"/>
                                <a:ext cx="1152" cy="864"/>
                                <a:chOff x="4608" y="576"/>
                                <a:chExt cx="1152" cy="864"/>
                              </a:xfrm>
                            </wpg:grpSpPr>
                            <wpg:grpSp>
                              <wpg:cNvPr id="192530" name="Group 32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576"/>
                                  <a:ext cx="1152" cy="720"/>
                                  <a:chOff x="2160" y="3312"/>
                                  <a:chExt cx="1152" cy="720"/>
                                </a:xfrm>
                              </wpg:grpSpPr>
                              <wps:wsp>
                                <wps:cNvPr id="192531" name="Rectangle 3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0" y="3312"/>
                                    <a:ext cx="1152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32" name="Text Box 3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20" y="3487"/>
                                    <a:ext cx="1008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4"/>
                                      </w:pPr>
                                      <w:r>
                                        <w:t xml:space="preserve">5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92533" name="Group 3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608" y="1152"/>
                                  <a:ext cx="1152" cy="288"/>
                                  <a:chOff x="2808" y="1296"/>
                                  <a:chExt cx="1152" cy="288"/>
                                </a:xfrm>
                              </wpg:grpSpPr>
                              <wps:wsp>
                                <wps:cNvPr id="192534" name="Line 331"/>
                                <wps:cNvCnPr/>
                                <wps:spPr bwMode="auto">
                                  <a:xfrm>
                                    <a:off x="2808" y="1440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535" name="Group 33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164" y="1296"/>
                                    <a:ext cx="432" cy="288"/>
                                    <a:chOff x="3164" y="1296"/>
                                    <a:chExt cx="432" cy="288"/>
                                  </a:xfrm>
                                </wpg:grpSpPr>
                                <wps:wsp>
                                  <wps:cNvPr id="192536" name="Rectangle 33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3164" y="1296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537" name="Freeform 33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66" y="1327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s:wsp>
                          <wps:cNvPr id="192538" name="Freeform 335"/>
                          <wps:cNvSpPr>
                            <a:spLocks/>
                          </wps:cNvSpPr>
                          <wps:spPr bwMode="auto">
                            <a:xfrm>
                              <a:off x="3312" y="6336"/>
                              <a:ext cx="2592" cy="1152"/>
                            </a:xfrm>
                            <a:custGeom>
                              <a:avLst/>
                              <a:gdLst>
                                <a:gd name="T0" fmla="*/ 2448 w 2592"/>
                                <a:gd name="T1" fmla="*/ 0 h 1152"/>
                                <a:gd name="T2" fmla="*/ 2592 w 2592"/>
                                <a:gd name="T3" fmla="*/ 0 h 1152"/>
                                <a:gd name="T4" fmla="*/ 2592 w 2592"/>
                                <a:gd name="T5" fmla="*/ 1152 h 1152"/>
                                <a:gd name="T6" fmla="*/ 0 w 2592"/>
                                <a:gd name="T7" fmla="*/ 1152 h 1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592" h="1152">
                                  <a:moveTo>
                                    <a:pt x="2448" y="0"/>
                                  </a:moveTo>
                                  <a:lnTo>
                                    <a:pt x="2592" y="0"/>
                                  </a:lnTo>
                                  <a:lnTo>
                                    <a:pt x="2592" y="1152"/>
                                  </a:lnTo>
                                  <a:lnTo>
                                    <a:pt x="0" y="11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2539" name="Group 336"/>
                          <wpg:cNvGrpSpPr>
                            <a:grpSpLocks/>
                          </wpg:cNvGrpSpPr>
                          <wpg:grpSpPr bwMode="auto">
                            <a:xfrm>
                              <a:off x="2160" y="6336"/>
                              <a:ext cx="1152" cy="1152"/>
                              <a:chOff x="6048" y="2304"/>
                              <a:chExt cx="1152" cy="1152"/>
                            </a:xfrm>
                          </wpg:grpSpPr>
                          <wpg:grpSp>
                            <wpg:cNvPr id="192540" name="Group 3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912" y="2304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2541" name="Line 338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542" name="Group 3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2543" name="Rectangle 34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44" name="Freeform 341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2545" name="Group 3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048" y="2592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2546" name="Text Box 3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3"/>
                                      <w:jc w:val="center"/>
                                    </w:pPr>
                                    <w:r>
                                      <w:t xml:space="preserve">  6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547" name="Rectangle 3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2548" name="Group 345"/>
                          <wpg:cNvGrpSpPr>
                            <a:grpSpLocks/>
                          </wpg:cNvGrpSpPr>
                          <wpg:grpSpPr bwMode="auto">
                            <a:xfrm>
                              <a:off x="5616" y="6291"/>
                              <a:ext cx="1155" cy="1197"/>
                              <a:chOff x="8784" y="9459"/>
                              <a:chExt cx="1155" cy="1197"/>
                            </a:xfrm>
                          </wpg:grpSpPr>
                          <wps:wsp>
                            <wps:cNvPr id="192549" name="Text Box 3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132" y="9864"/>
                                <a:ext cx="807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AB350F">
                                  <w:pPr>
                                    <w:pStyle w:val="5"/>
                                  </w:pPr>
                                  <w:r>
                                    <w:t>38V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2550" name="Group 3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8784" y="9459"/>
                                <a:ext cx="576" cy="1197"/>
                                <a:chOff x="8784" y="9459"/>
                                <a:chExt cx="576" cy="1197"/>
                              </a:xfrm>
                            </wpg:grpSpPr>
                            <wps:wsp>
                              <wps:cNvPr id="192551" name="Rectangle 3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784" y="9864"/>
                                  <a:ext cx="576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552" name="Line 349"/>
                              <wps:cNvCnPr/>
                              <wps:spPr bwMode="auto">
                                <a:xfrm>
                                  <a:off x="9072" y="950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553" name="Group 3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784" y="9790"/>
                                  <a:ext cx="576" cy="578"/>
                                  <a:chOff x="2448" y="2222"/>
                                  <a:chExt cx="576" cy="578"/>
                                </a:xfrm>
                              </wpg:grpSpPr>
                              <wps:wsp>
                                <wps:cNvPr id="192554" name="Rectangle 3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22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2555" name="Group 35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22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2556" name="Line 353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2557" name="Oval 35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558" name="Line 355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2559" name="Text Box 3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784" y="9459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  <w:r>
                                      <w:t>+</w:t>
                                    </w:r>
                                  </w:p>
                                  <w:p w:rsidR="007265C8" w:rsidRDefault="007265C8" w:rsidP="00AB350F">
                                    <w:pPr>
                                      <w:jc w:val="center"/>
                                    </w:pPr>
                                    <w:r>
                                      <w:sym w:font="Symbol" w:char="F02D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2560" name="Line 357"/>
                          <wps:cNvCnPr/>
                          <wps:spPr bwMode="auto">
                            <a:xfrm>
                              <a:off x="3168" y="6336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2561" name="Group 358"/>
                        <wpg:cNvGrpSpPr>
                          <a:grpSpLocks/>
                        </wpg:cNvGrpSpPr>
                        <wpg:grpSpPr bwMode="auto">
                          <a:xfrm>
                            <a:off x="6624" y="5040"/>
                            <a:ext cx="3888" cy="1872"/>
                            <a:chOff x="6336" y="5040"/>
                            <a:chExt cx="3888" cy="1872"/>
                          </a:xfrm>
                        </wpg:grpSpPr>
                        <wpg:grpSp>
                          <wpg:cNvPr id="192562" name="Group 359"/>
                          <wpg:cNvGrpSpPr>
                            <a:grpSpLocks/>
                          </wpg:cNvGrpSpPr>
                          <wpg:grpSpPr bwMode="auto">
                            <a:xfrm>
                              <a:off x="6336" y="5040"/>
                              <a:ext cx="3888" cy="1872"/>
                              <a:chOff x="6336" y="5040"/>
                              <a:chExt cx="3888" cy="1872"/>
                            </a:xfrm>
                          </wpg:grpSpPr>
                          <wpg:grpSp>
                            <wpg:cNvPr id="192563" name="Group 3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72" y="5715"/>
                                <a:ext cx="1152" cy="1197"/>
                                <a:chOff x="8928" y="7731"/>
                                <a:chExt cx="1152" cy="1197"/>
                              </a:xfrm>
                            </wpg:grpSpPr>
                            <wps:wsp>
                              <wps:cNvPr id="192564" name="Text Box 3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273" y="8208"/>
                                  <a:ext cx="807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5"/>
                                    </w:pPr>
                                    <w:r>
                                      <w:t>38V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565" name="Group 3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928" y="7731"/>
                                  <a:ext cx="576" cy="1197"/>
                                  <a:chOff x="8928" y="7731"/>
                                  <a:chExt cx="576" cy="1197"/>
                                </a:xfrm>
                              </wpg:grpSpPr>
                              <wps:wsp>
                                <wps:cNvPr id="192566" name="Rectangle 3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136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67" name="Line 364"/>
                                <wps:cNvCnPr/>
                                <wps:spPr bwMode="auto">
                                  <a:xfrm>
                                    <a:off x="9216" y="7776"/>
                                    <a:ext cx="0" cy="115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568" name="Group 36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928" y="8062"/>
                                    <a:ext cx="576" cy="578"/>
                                    <a:chOff x="2448" y="2222"/>
                                    <a:chExt cx="576" cy="578"/>
                                  </a:xfrm>
                                </wpg:grpSpPr>
                                <wps:wsp>
                                  <wps:cNvPr id="192569" name="Rectangle 36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2224"/>
                                      <a:ext cx="576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339966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2570" name="Group 36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463" y="2222"/>
                                      <a:ext cx="547" cy="578"/>
                                      <a:chOff x="2463" y="3742"/>
                                      <a:chExt cx="547" cy="578"/>
                                    </a:xfrm>
                                  </wpg:grpSpPr>
                                  <wps:wsp>
                                    <wps:cNvPr id="192571" name="Line 368"/>
                                    <wps:cNvCnPr/>
                                    <wps:spPr bwMode="auto">
                                      <a:xfrm>
                                        <a:off x="2736" y="3742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2572" name="Oval 36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63" y="3758"/>
                                        <a:ext cx="547" cy="54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2573" name="Line 370"/>
                                    <wps:cNvCnPr/>
                                    <wps:spPr bwMode="auto">
                                      <a:xfrm>
                                        <a:off x="2736" y="4306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92574" name="Text Box 37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928" y="7731"/>
                                    <a:ext cx="576" cy="10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99CC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jc w:val="center"/>
                                      </w:pPr>
                                    </w:p>
                                    <w:p w:rsidR="007265C8" w:rsidRDefault="007265C8" w:rsidP="00AB350F">
                                      <w:pPr>
                                        <w:jc w:val="center"/>
                                      </w:pPr>
                                      <w:r>
                                        <w:t>+</w:t>
                                      </w:r>
                                    </w:p>
                                    <w:p w:rsidR="007265C8" w:rsidRDefault="007265C8" w:rsidP="00AB350F">
                                      <w:pPr>
                                        <w:jc w:val="center"/>
                                      </w:pPr>
                                      <w:r>
                                        <w:sym w:font="Symbol" w:char="F02D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92575" name="Line 372"/>
                            <wps:cNvCnPr/>
                            <wps:spPr bwMode="auto">
                              <a:xfrm flipH="1">
                                <a:off x="7920" y="6912"/>
                                <a:ext cx="14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2576" name="Group 37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336" y="5040"/>
                                <a:ext cx="2736" cy="1872"/>
                                <a:chOff x="6336" y="5040"/>
                                <a:chExt cx="2736" cy="1872"/>
                              </a:xfrm>
                            </wpg:grpSpPr>
                            <wps:wsp>
                              <wps:cNvPr id="192577" name="Text Box 37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52" y="5760"/>
                                  <a:ext cx="720" cy="11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5"/>
                                      <w:spacing w:line="360" w:lineRule="auto"/>
                                      <w:jc w:val="left"/>
                                    </w:pPr>
                                    <w:r>
                                      <w:t xml:space="preserve">+  </w:t>
                                    </w:r>
                                  </w:p>
                                  <w:p w:rsidR="007265C8" w:rsidRDefault="007265C8" w:rsidP="00AB350F">
                                    <w:pPr>
                                      <w:pStyle w:val="5"/>
                                      <w:spacing w:line="360" w:lineRule="auto"/>
                                      <w:jc w:val="left"/>
                                    </w:pPr>
                                    <w:r>
                                      <w:t>v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2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  <w:p w:rsidR="007265C8" w:rsidRDefault="007265C8" w:rsidP="00AB350F">
                                    <w:pPr>
                                      <w:pStyle w:val="5"/>
                                      <w:spacing w:line="360" w:lineRule="auto"/>
                                      <w:jc w:val="left"/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sym w:font="Symbol" w:char="F02D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92578" name="Group 37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208" y="5760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579" name="Line 376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580" name="Group 3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581" name="Rectangle 37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582" name="Freeform 379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583" name="Group 3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344" y="6048"/>
                                  <a:ext cx="1152" cy="576"/>
                                  <a:chOff x="8928" y="8208"/>
                                  <a:chExt cx="1152" cy="576"/>
                                </a:xfrm>
                              </wpg:grpSpPr>
                              <wps:wsp>
                                <wps:cNvPr id="192584" name="Text Box 38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29" y="8280"/>
                                    <a:ext cx="1051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3"/>
                                        <w:jc w:val="center"/>
                                      </w:pPr>
                                      <w:r>
                                        <w:t xml:space="preserve">12 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585" name="Rectangle 3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28" y="8208"/>
                                    <a:ext cx="1152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92586" name="Line 383"/>
                              <wps:cNvCnPr/>
                              <wps:spPr bwMode="auto">
                                <a:xfrm>
                                  <a:off x="7200" y="6912"/>
                                  <a:ext cx="172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587" name="Group 3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200" y="5040"/>
                                  <a:ext cx="1296" cy="1296"/>
                                  <a:chOff x="8640" y="5184"/>
                                  <a:chExt cx="1296" cy="1296"/>
                                </a:xfrm>
                              </wpg:grpSpPr>
                              <wps:wsp>
                                <wps:cNvPr id="192588" name="Text Box 38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40" y="5904"/>
                                    <a:ext cx="1296" cy="5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5"/>
                                        <w:spacing w:line="360" w:lineRule="auto"/>
                                        <w:jc w:val="left"/>
                                        <w:rPr>
                                          <w:vertAlign w:val="subscript"/>
                                        </w:rPr>
                                      </w:pPr>
                                      <w:proofErr w:type="gramStart"/>
                                      <w:r>
                                        <w:t>+  v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o3</w:t>
                                      </w:r>
                                      <w:proofErr w:type="gramEnd"/>
                                      <w:r>
                                        <w:t xml:space="preserve">  </w:t>
                                      </w:r>
                                      <w:r>
                                        <w:sym w:font="Symbol" w:char="F02D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2589" name="Group 38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640" y="5184"/>
                                    <a:ext cx="1152" cy="864"/>
                                    <a:chOff x="4608" y="576"/>
                                    <a:chExt cx="1152" cy="864"/>
                                  </a:xfrm>
                                </wpg:grpSpPr>
                                <wpg:grpSp>
                                  <wpg:cNvPr id="192590" name="Group 38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608" y="576"/>
                                      <a:ext cx="1152" cy="720"/>
                                      <a:chOff x="2160" y="3312"/>
                                      <a:chExt cx="1152" cy="720"/>
                                    </a:xfrm>
                                  </wpg:grpSpPr>
                                  <wps:wsp>
                                    <wps:cNvPr id="192591" name="Rectangle 38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60" y="3312"/>
                                        <a:ext cx="1152" cy="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FF66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2592" name="Text Box 3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220" y="3487"/>
                                        <a:ext cx="1008" cy="43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FF66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265C8" w:rsidRDefault="007265C8" w:rsidP="00AB350F">
                                          <w:pPr>
                                            <w:pStyle w:val="4"/>
                                          </w:pPr>
                                          <w:r>
                                            <w:t xml:space="preserve">5 </w:t>
                                          </w:r>
                                          <w:r>
                                            <w:sym w:font="Symbol" w:char="F057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92593" name="Group 39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608" y="1152"/>
                                      <a:ext cx="1152" cy="288"/>
                                      <a:chOff x="2808" y="1296"/>
                                      <a:chExt cx="1152" cy="288"/>
                                    </a:xfrm>
                                  </wpg:grpSpPr>
                                  <wps:wsp>
                                    <wps:cNvPr id="192594" name="Line 391"/>
                                    <wps:cNvCnPr/>
                                    <wps:spPr bwMode="auto">
                                      <a:xfrm>
                                        <a:off x="2808" y="1440"/>
                                        <a:ext cx="1152" cy="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g:grpSp>
                                    <wpg:cNvPr id="192595" name="Group 39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164" y="1296"/>
                                        <a:ext cx="432" cy="288"/>
                                        <a:chOff x="3164" y="1296"/>
                                        <a:chExt cx="432" cy="288"/>
                                      </a:xfrm>
                                    </wpg:grpSpPr>
                                    <wps:wsp>
                                      <wps:cNvPr id="192596" name="Rectangle 393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64" y="1296"/>
                                          <a:ext cx="432" cy="288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FF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92597" name="Freeform 394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166" y="1327"/>
                                          <a:ext cx="426" cy="226"/>
                                        </a:xfrm>
                                        <a:custGeom>
                                          <a:avLst/>
                                          <a:gdLst>
                                            <a:gd name="T0" fmla="*/ 0 w 426"/>
                                            <a:gd name="T1" fmla="*/ 113 h 226"/>
                                            <a:gd name="T2" fmla="*/ 43 w 426"/>
                                            <a:gd name="T3" fmla="*/ 0 h 226"/>
                                            <a:gd name="T4" fmla="*/ 106 w 426"/>
                                            <a:gd name="T5" fmla="*/ 223 h 226"/>
                                            <a:gd name="T6" fmla="*/ 180 w 426"/>
                                            <a:gd name="T7" fmla="*/ 0 h 226"/>
                                            <a:gd name="T8" fmla="*/ 242 w 426"/>
                                            <a:gd name="T9" fmla="*/ 226 h 226"/>
                                            <a:gd name="T10" fmla="*/ 322 w 426"/>
                                            <a:gd name="T11" fmla="*/ 0 h 226"/>
                                            <a:gd name="T12" fmla="*/ 384 w 426"/>
                                            <a:gd name="T13" fmla="*/ 226 h 226"/>
                                            <a:gd name="T14" fmla="*/ 426 w 426"/>
                                            <a:gd name="T15" fmla="*/ 113 h 226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0" y="T1"/>
                                            </a:cxn>
                                            <a:cxn ang="0">
                                              <a:pos x="T2" y="T3"/>
                                            </a:cxn>
                                            <a:cxn ang="0">
                                              <a:pos x="T4" y="T5"/>
                                            </a:cxn>
                                            <a:cxn ang="0">
                                              <a:pos x="T6" y="T7"/>
                                            </a:cxn>
                                            <a:cxn ang="0">
                                              <a:pos x="T8" y="T9"/>
                                            </a:cxn>
                                            <a:cxn ang="0">
                                              <a:pos x="T10" y="T11"/>
                                            </a:cxn>
                                            <a:cxn ang="0">
                                              <a:pos x="T12" y="T13"/>
                                            </a:cxn>
                                            <a:cxn ang="0">
                                              <a:pos x="T14" y="T15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426" h="226">
                                              <a:moveTo>
                                                <a:pt x="0" y="113"/>
                                              </a:moveTo>
                                              <a:lnTo>
                                                <a:pt x="43" y="0"/>
                                              </a:lnTo>
                                              <a:lnTo>
                                                <a:pt x="106" y="223"/>
                                              </a:lnTo>
                                              <a:lnTo>
                                                <a:pt x="180" y="0"/>
                                              </a:lnTo>
                                              <a:lnTo>
                                                <a:pt x="242" y="226"/>
                                              </a:lnTo>
                                              <a:lnTo>
                                                <a:pt x="322" y="0"/>
                                              </a:lnTo>
                                              <a:lnTo>
                                                <a:pt x="384" y="226"/>
                                              </a:lnTo>
                                              <a:lnTo>
                                                <a:pt x="426" y="113"/>
                                              </a:lnTo>
                                            </a:path>
                                          </a:pathLst>
                                        </a:cu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  <wpg:grpSp>
                              <wpg:cNvPr id="192598" name="Group 3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56" y="5760"/>
                                  <a:ext cx="288" cy="1152"/>
                                  <a:chOff x="6335" y="2160"/>
                                  <a:chExt cx="288" cy="1152"/>
                                </a:xfrm>
                              </wpg:grpSpPr>
                              <wps:wsp>
                                <wps:cNvPr id="192599" name="Line 396"/>
                                <wps:cNvCnPr/>
                                <wps:spPr bwMode="auto">
                                  <a:xfrm rot="5400000">
                                    <a:off x="5904" y="2736"/>
                                    <a:ext cx="115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192600" name="Group 39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35" y="2515"/>
                                    <a:ext cx="288" cy="432"/>
                                    <a:chOff x="6335" y="2515"/>
                                    <a:chExt cx="288" cy="432"/>
                                  </a:xfrm>
                                </wpg:grpSpPr>
                                <wps:wsp>
                                  <wps:cNvPr id="192601" name="Rectangle 39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6263" y="2587"/>
                                      <a:ext cx="432" cy="28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FF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602" name="Freeform 399"/>
                                  <wps:cNvSpPr>
                                    <a:spLocks/>
                                  </wps:cNvSpPr>
                                  <wps:spPr bwMode="auto">
                                    <a:xfrm rot="5400000">
                                      <a:off x="6267" y="2616"/>
                                      <a:ext cx="426" cy="226"/>
                                    </a:xfrm>
                                    <a:custGeom>
                                      <a:avLst/>
                                      <a:gdLst>
                                        <a:gd name="T0" fmla="*/ 0 w 426"/>
                                        <a:gd name="T1" fmla="*/ 113 h 226"/>
                                        <a:gd name="T2" fmla="*/ 43 w 426"/>
                                        <a:gd name="T3" fmla="*/ 0 h 226"/>
                                        <a:gd name="T4" fmla="*/ 106 w 426"/>
                                        <a:gd name="T5" fmla="*/ 223 h 226"/>
                                        <a:gd name="T6" fmla="*/ 180 w 426"/>
                                        <a:gd name="T7" fmla="*/ 0 h 226"/>
                                        <a:gd name="T8" fmla="*/ 242 w 426"/>
                                        <a:gd name="T9" fmla="*/ 226 h 226"/>
                                        <a:gd name="T10" fmla="*/ 322 w 426"/>
                                        <a:gd name="T11" fmla="*/ 0 h 226"/>
                                        <a:gd name="T12" fmla="*/ 384 w 426"/>
                                        <a:gd name="T13" fmla="*/ 226 h 226"/>
                                        <a:gd name="T14" fmla="*/ 426 w 426"/>
                                        <a:gd name="T15" fmla="*/ 113 h 22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</a:cxnLst>
                                      <a:rect l="0" t="0" r="r" b="b"/>
                                      <a:pathLst>
                                        <a:path w="426" h="226">
                                          <a:moveTo>
                                            <a:pt x="0" y="113"/>
                                          </a:moveTo>
                                          <a:lnTo>
                                            <a:pt x="43" y="0"/>
                                          </a:lnTo>
                                          <a:lnTo>
                                            <a:pt x="106" y="223"/>
                                          </a:lnTo>
                                          <a:lnTo>
                                            <a:pt x="180" y="0"/>
                                          </a:lnTo>
                                          <a:lnTo>
                                            <a:pt x="242" y="226"/>
                                          </a:lnTo>
                                          <a:lnTo>
                                            <a:pt x="322" y="0"/>
                                          </a:lnTo>
                                          <a:lnTo>
                                            <a:pt x="384" y="226"/>
                                          </a:lnTo>
                                          <a:lnTo>
                                            <a:pt x="426" y="113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92603" name="Group 40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6" y="5904"/>
                                  <a:ext cx="1152" cy="720"/>
                                  <a:chOff x="2160" y="3312"/>
                                  <a:chExt cx="1152" cy="720"/>
                                </a:xfrm>
                              </wpg:grpSpPr>
                              <wps:wsp>
                                <wps:cNvPr id="192604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160" y="3312"/>
                                    <a:ext cx="1152" cy="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05" name="Text Box 40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220" y="3487"/>
                                    <a:ext cx="1008" cy="4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FF66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265C8" w:rsidRDefault="007265C8" w:rsidP="00AB350F">
                                      <w:pPr>
                                        <w:pStyle w:val="4"/>
                                      </w:pPr>
                                      <w:r>
                                        <w:t>2</w:t>
                                      </w:r>
                                      <w:r>
                                        <w:sym w:font="Symbol" w:char="F057"/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92606" name="Line 403"/>
                            <wps:cNvCnPr/>
                            <wps:spPr bwMode="auto">
                              <a:xfrm flipH="1">
                                <a:off x="8208" y="5760"/>
                                <a:ext cx="100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92607" name="Group 404"/>
                          <wpg:cNvGrpSpPr>
                            <a:grpSpLocks/>
                          </wpg:cNvGrpSpPr>
                          <wpg:grpSpPr bwMode="auto">
                            <a:xfrm>
                              <a:off x="8208" y="5070"/>
                              <a:ext cx="1152" cy="834"/>
                              <a:chOff x="6480" y="7518"/>
                              <a:chExt cx="1152" cy="834"/>
                            </a:xfrm>
                          </wpg:grpSpPr>
                          <wpg:grpSp>
                            <wpg:cNvPr id="192608" name="Group 4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80" y="7518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2609" name="Rectangle 4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610" name="Text Box 4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4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2611" name="Group 4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80" y="8064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2612" name="Line 409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2613" name="Group 4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2614" name="Rectangle 4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2615" name="Freeform 4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92616" name="Line 413"/>
                        <wps:cNvCnPr/>
                        <wps:spPr bwMode="auto">
                          <a:xfrm>
                            <a:off x="6480" y="5904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0" o:spid="_x0000_s1307" style="position:absolute;margin-left:-14.4pt;margin-top:4.8pt;width:6in;height:93.6pt;z-index:251665408" coordorigin="1872,5040" coordsize="8640,1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" o:allowincell="f">
                <v:group id="Group 295" o:spid="_x0000_s1308" style="position:absolute;left:1872;top:5040;width:4611;height:1872" coordorigin="2160,5616" coordsize="4611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group id="Group 296" o:spid="_x0000_s1309" style="position:absolute;left:3351;top:6336;width:1152;height:1152" coordorigin="3927,6336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<v:group id="Group 297" o:spid="_x0000_s1310" style="position:absolute;left:4032;top:6336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  <v:line id="Line 298" o:spid="_x0000_s1311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AEYsQAAADbAAAADwAAAGRycy9kb3ducmV2LnhtbESPzWrDMBCE74W8g9hAb43cUIJxoxhT&#10;8nvIoWmh9La1NraptTKSYjtvHwUKPQ4z8w2zzEfTip6cbywreJ4lIIhLqxuuFHx+bJ5SED4ga2wt&#10;k4IrechXk4clZtoO/E79KVQiQthnqKAOocuk9GVNBv3MdsTRO1tnMETpKqkdDhFuWjlPkoU02HBc&#10;qLGjt5rK39PFKDDHw/b4bea79VeK9md7LoKjSqnH6Vi8ggg0hv/wX3uvFaQv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kARixAAAANsAAAAPAAAAAAAAAAAA&#10;AAAAAKECAABkcnMvZG93bnJldi54bWxQSwUGAAAAAAQABAD5AAAAkgMAAAAA&#10;"/>
                      <v:group id="Group 299" o:spid="_x0000_s1312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    <v:rect id="Rectangle 300" o:spid="_x0000_s1313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eBm8IA&#10;AADbAAAADwAAAGRycy9kb3ducmV2LnhtbESPQWvCQBSE74L/YXmCN91EQULqKkGReq3tId6e2dck&#10;JPs27G5j+u+7hUKPw8x8w+yPk+nFSM63lhWk6wQEcWV1y7WCj/fLKgPhA7LG3jIp+CYPx8N8tsdc&#10;2ye/0XgLtYgQ9jkqaEIYcil91ZBBv7YDcfQ+rTMYonS11A6fEW56uUmSnTTYclxocKBTQ1V3+zIK&#10;3NkWY/Hotlmp+7JL6+09xVelloupeAERaAr/4b/2VSvIdv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d4GbwgAAANsAAAAPAAAAAAAAAAAAAAAAAJgCAABkcnMvZG93&#10;bnJldi54bWxQSwUGAAAAAAQABAD1AAAAhwMAAAAA&#10;" stroked="f" strokecolor="lime"/>
                        <v:shape id="Freeform 301" o:spid="_x0000_s1314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uF8YA&#10;AADbAAAADwAAAGRycy9kb3ducmV2LnhtbESPQWvCQBSE7wX/w/IKXoputLQNqatIsNRDL6aV4u2R&#10;fc0Gs29jdqvx37uC4HGYmW+Y2aK3jThS52vHCibjBARx6XTNlYKf749RCsIHZI2NY1JwJg+L+eBh&#10;hpl2J97QsQiViBD2GSowIbSZlL40ZNGPXUscvT/XWQxRdpXUHZ4i3DZymiSv0mLNccFgS7mhcl/8&#10;WwWbp10wz1/54VMXq2ne/+726fZFqeFjv3wHEagP9/CtvdYK0je4fok/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yuF8YAAADb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302" o:spid="_x0000_s1315" style="position:absolute;left:3927;top:6723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<v:shape id="Text Box 303" o:spid="_x0000_s1316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  <w:jc w:val="center"/>
                              </w:pPr>
                              <w:r>
                                <w:t xml:space="preserve">3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304" o:spid="_x0000_s1317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AbjMAA&#10;AADbAAAADwAAAGRycy9kb3ducmV2LnhtbERPTWvCQBC9F/oflil4KXVTD2Kjq0ghINhLtfQ8yY5J&#10;MDsbsqOm/fWdQ8Hj432vNmPozJWG1EZ28DrNwBBX0bdcO/g6Fi8LMEmQPXaRycEPJdisHx9WmPt4&#10;40+6HqQ2GsIpRweNSJ9bm6qGAqZp7ImVO8UhoCgcausHvGl46Owsy+Y2YMva0GBP7w1V58MlaEk7&#10;P+4+vp9H+ZVSsn1ZVGXROTd5GrdLMEKj3MX/7p138Kbr9Yv+ALv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eAbjMAAAADbAAAADwAAAAAAAAAAAAAAAACYAgAAZHJzL2Rvd25y&#10;ZXYueG1sUEsFBgAAAAAEAAQA9QAAAIUDAAAAAA==&#10;" filled="f" stroked="f" strokecolor="#030"/>
                    </v:group>
                  </v:group>
                  <v:line id="Line 305" o:spid="_x0000_s1318" style="position:absolute;visibility:visible;mso-wrap-style:square" from="3168,7488" to="4896,7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tScYAAADbAAAADwAAAGRycy9kb3ducmV2LnhtbESPQWvCQBSE7wX/w/IKvdWNFkJNXUVa&#10;BPUg1Rba4zP7mqRm34bdNYn/3hUEj8PMfMNM572pRUvOV5YVjIYJCOLc6ooLBd9fy+dXED4ga6wt&#10;k4IzeZjPBg9TzLTteEftPhQiQthnqKAMocmk9HlJBv3QNsTR+7POYIjSFVI77CLc1HKcJKk0WHFc&#10;KLGh95Ly4/5kFGxfPtN2sd6s+p91esg/doff/84p9fTYL95ABOrDPXxrr7SCyQiuX+I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+rUnGAAAA2wAAAA8AAAAAAAAA&#10;AAAAAAAAoQIAAGRycy9kb3ducmV2LnhtbFBLBQYAAAAABAAEAPkAAACUAwAAAAA=&#10;"/>
                  <v:group id="Group 306" o:spid="_x0000_s1319" style="position:absolute;left:4608;top:6336;width:1152;height:1152" coordorigin="8064,2304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  <v:group id="Group 307" o:spid="_x0000_s1320" style="position:absolute;left:8064;top:2304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  <v:line id="Line 308" o:spid="_x0000_s1321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mSv8MAAADbAAAADwAAAGRycy9kb3ducmV2LnhtbESPQYvCMBSE74L/ITzBm6aKLNo1isiu&#10;rgcP6sKyt2fzbIvNS0mi1n9vBMHjMDPfMNN5YypxJedLywoG/QQEcWZ1ybmC38N3bwzCB2SNlWVS&#10;cCcP81m7NcVU2xvv6LoPuYgQ9ikqKEKoUyl9VpBB37c1cfRO1hkMUbpcaoe3CDeVHCbJhzRYclwo&#10;sKZlQdl5fzEKzHaz2v6b4frrb4z2uDotgqNcqW6nWXyCCNSEd/jV/tEKJiN4fok/QM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Jkr/DAAAA2wAAAA8AAAAAAAAAAAAA&#10;AAAAoQIAAGRycy9kb3ducmV2LnhtbFBLBQYAAAAABAAEAPkAAACRAwAAAAA=&#10;"/>
                      <v:group id="Group 309" o:spid="_x0000_s1322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rect id="Rectangle 310" o:spid="_x0000_s1323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ySIcMA&#10;AADfAAAADwAAAGRycy9kb3ducmV2LnhtbERPz2vCMBS+D/wfwhO8zbSVDa1GKQ5x17kd9PZsnm1p&#10;81KSrNb/fhkMdvz4fm92o+nEQM43lhWk8wQEcWl1w5WCr8/D8xKED8gaO8uk4EEedtvJ0wZzbe/8&#10;QcMpVCKGsM9RQR1Cn0vpy5oM+rntiSN3s85giNBVUju8x3DTySxJXqXBhmNDjT3tayrb07dR4N5s&#10;MRTXdrE86+7cptXikuJRqdl0LNYgAo3hX/znftdx/ip7STP4/RMB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ySIcMAAADfAAAADwAAAAAAAAAAAAAAAACYAgAAZHJzL2Rv&#10;d25yZXYueG1sUEsFBgAAAAAEAAQA9QAAAIgDAAAAAA==&#10;" stroked="f" strokecolor="lime"/>
                        <v:shape id="Freeform 311" o:spid="_x0000_s1324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9SMYA&#10;AADfAAAADwAAAGRycy9kb3ducmV2LnhtbERPz2vCMBS+C/sfwht4EU2tKK4zyigOd9jFbjK8PZq3&#10;pti8dE2m9b9fBoLHj+/3atPbRpyp87VjBdNJAoK4dLrmSsHnx+t4CcIHZI2NY1JwJQ+b9cNghZl2&#10;F97TuQiViCHsM1RgQmgzKX1pyKKfuJY4ct+usxgi7CqpO7zEcNvINEkW0mLNscFgS7mh8lT8WgX7&#10;0TGY2Xv+s9PFNs37r+NpeZgrNXzsX55BBOrDXXxzv+k4/ymdT2fw/ycC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pX9SM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312" o:spid="_x0000_s1325" style="position:absolute;left:8064;top:2592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hygDcQAAADfAAAA&#10;DwAAAAAAAAAAAAAAAACqAgAAZHJzL2Rvd25yZXYueG1sUEsFBgAAAAAEAAQA+gAAAJsDAAAAAA==&#10;">
                      <v:shape id="Text Box 313" o:spid="_x0000_s1326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FTtcMA&#10;AADfAAAADwAAAGRycy9kb3ducmV2LnhtbERPXWvCMBR9H+w/hCvsbSbKKrOalqEM9jTRTcG3S3Nt&#10;i81NabK2+/eLIOzxcL7X+Wgb0VPna8caZlMFgrhwpuZSw/fX+/MrCB+QDTaOScMvecizx4c1psYN&#10;vKf+EEoRQ9inqKEKoU2l9EVFFv3UtcSRu7jOYoiwK6XpcIjhtpFzpRbSYs2xocKWNhUV18OP1XD8&#10;vJxPL2pXbm3SDm5Uku1Sav00Gd9WIAKN4V98d3+YOH85T2YLuP2JAG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fFTtc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</w:pPr>
                              <w:r>
                                <w:t xml:space="preserve">  12 </w:t>
                              </w:r>
                              <w:r>
                                <w:sym w:font="Symbol" w:char="F057"/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shape>
                      <v:rect id="Rectangle 314" o:spid="_x0000_s1327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92ZcMA&#10;AADfAAAADwAAAGRycy9kb3ducmV2LnhtbERPS2vCQBC+C/0PyxR6Ed0o+EpdpRQCQnvxgedJdpqE&#10;ZmdDdqppf71bEDx+fO/1tneNulAXas8GJuMEFHHhbc2lgdMxGy1BBUG22HgmA78UYLt5Gqwxtf7K&#10;e7ocpFQxhEOKBiqRNtU6FBU5DGPfEkfuy3cOJcKu1LbDawx3jZ4myVw7rDk2VNjSe0XF9+HHxZJ6&#10;ftx9noe9/EkuyUeeFXnWGPPy3L+9ghLq5SG+u3c2zl9NZ5MF/P+JAP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92ZcMAAADfAAAADwAAAAAAAAAAAAAAAACYAgAAZHJzL2Rv&#10;d25yZXYueG1sUEsFBgAAAAAEAAQA9QAAAIgDAAAAAA==&#10;" filled="f" stroked="f" strokecolor="#030"/>
                    </v:group>
                  </v:group>
                  <v:group id="Group 315" o:spid="_x0000_s1328" style="position:absolute;left:4752;top:561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9RqgjFAAAA3wAA&#10;AA8AAAAAAAAAAAAAAAAAqgIAAGRycy9kb3ducmV2LnhtbFBLBQYAAAAABAAEAPoAAACcAwAAAAA=&#10;">
                    <v:group id="Group 316" o:spid="_x0000_s1329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B0Pk8QAAADfAAAA&#10;DwAAAAAAAAAAAAAAAACqAgAAZHJzL2Rvd25yZXYueG1sUEsFBgAAAAAEAAQA+gAAAJsDAAAAAA==&#10;">
                      <v:rect id="Rectangle 317" o:spid="_x0000_s1330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LN8YA&#10;AADfAAAADwAAAGRycy9kb3ducmV2LnhtbERPS0/CQBC+k/gfNkPiDbY0AbSyEOMrBg8KauJx7A5t&#10;Y3e27q5Q/j1zIPH45XsvVr1r1Z5CbDwbmIwzUMSltw1XBj7eH0dXoGJCtth6JgNHirBaXgwWWFh/&#10;4A3tt6lSEsKxQAN1Sl2hdSxrchjHviMWbueDwyQwVNoGPEi4a3WeZTPtsGFpqLGju5rKn+2fM7C+&#10;n7rX8PSwSfO3bv7ZfL387o7fxlwO+9sbUIn69C8+u5+tzL/Op7k8kD8CQC9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gLN8YAAADfAAAADwAAAAAAAAAAAAAAAACYAgAAZHJz&#10;L2Rvd25yZXYueG1sUEsFBgAAAAAEAAQA9QAAAIsDAAAAAA==&#10;" filled="f" stroked="f" strokecolor="#f60"/>
                      <v:shape id="Text Box 318" o:spid="_x0000_s1331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XmsMA&#10;AADfAAAADwAAAGRycy9kb3ducmV2LnhtbERPTWvCQBC9F/wPywje6iaRFk1dRQSh7a1pwR6H7JgE&#10;s7Nhd6qxv75bKPT4eN/r7eh6daEQO88G8nkGirj2tuPGwMf74X4JKgqyxd4zGbhRhO1mcrfG0vor&#10;v9GlkkalEI4lGmhFhlLrWLfkMM79QJy4kw8OJcHQaBvwmsJdr4sse9QOO04NLQ60b6k+V1/OwO57&#10;EUP1slrmr/xZHMej3A4nMWY2HXdPoIRG+Rf/uZ9tmr8qHoocfv8kAH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iXm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4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319" o:spid="_x0000_s1332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VXX8QAAADfAAAADwAAAGRycy9kb3ducmV2LnhtbERPTWvCQBC9F/wPywje&#10;6iYRS42uImLFgwhVQbwN2TEJZmdDdpvEf98tCD0+3vdi1ZtKtNS40rKCeByBIM6sLjlXcDl/vX+C&#10;cB5ZY2WZFDzJwWo5eFtgqm3H39SefC5CCLsUFRTe16mULivIoBvbmjhwd9sY9AE2udQNdiHcVDKJ&#10;og9psOTQUGBNm4Kyx+nHKNh12K0n8bY9PO6b5+08PV4PMSk1GvbrOQhPvf8Xv9x7HebPkmmSwN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NVXX8QAAADfAAAA&#10;DwAAAAAAAAAAAAAAAACqAgAAZHJzL2Rvd25yZXYueG1sUEsFBgAAAAAEAAQA+gAAAJsDAAAAAA==&#10;">
                      <v:line id="Line 320" o:spid="_x0000_s1333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2RO8YAAADfAAAADwAAAGRycy9kb3ducmV2LnhtbERPXWvCMBR9F/Yfwh34pukqK64zimwI&#10;uoehbrA9Xpu7tltzU5Ks7f69EQY+Hs73YjWYRnTkfG1Zwd00AUFcWF1zqeD9bTOZg/ABWWNjmRT8&#10;kYfV8ma0wFzbng/UHUMpYgj7HBVUIbS5lL6oyKCf2pY4cl/WGQwRulJqh30MN41MkySTBmuODRW2&#10;9FRR8XP8NQpeZ/usW+9etsPHLjsVz4fT53fvlBrfDutHEIGGcBX/u7c6zn9I79MZXP5EAHJ5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NkTvGAAAA3wAAAA8AAAAAAAAA&#10;AAAAAAAAoQIAAGRycy9kb3ducmV2LnhtbFBLBQYAAAAABAAEAPkAAACUAwAAAAA=&#10;"/>
                      <v:group id="Group 321" o:spid="_x0000_s1334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BwarDFAAAA3wAA&#10;AA8AAAAAAAAAAAAAAAAAqgIAAGRycy9kb3ducmV2LnhtbFBLBQYAAAAABAAEAPoAAACcAwAAAAA=&#10;">
                        <v:rect id="Rectangle 322" o:spid="_x0000_s1335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4D8MA&#10;AADfAAAADwAAAGRycy9kb3ducmV2LnhtbERPzUoDMRC+C32HMII3m+3KWrs2LUVUPNhDax9g2Ew3&#10;SzczSxLb7dsbQfD48f0v16Pv1ZlC7IQNzKYFKOJGbMetgcPX2/0TqJiQLfbCZOBKEdaryc0SaysX&#10;3tF5n1qVQzjWaMClNNRax8aRxziVgThzRwkeU4ah1TbgJYf7XpdF8ag9dpwbHA704qg57b+9gblc&#10;H7bjsZgF+Ty9t2Klcq9izN3tuHkGlWhM/+I/94fN8xdlVVbw+ycD0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Z4D8MAAADfAAAADwAAAAAAAAAAAAAAAACYAgAAZHJzL2Rv&#10;d25yZXYueG1sUEsFBgAAAAAEAAQA9QAAAIgDAAAAAA==&#10;" stroked="f" strokecolor="lime"/>
                        <v:shape id="Freeform 323" o:spid="_x0000_s1336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UFOMUA&#10;AADfAAAADwAAAGRycy9kb3ducmV2LnhtbERPTWvCQBC9F/wPywi91Y2BShtdRQTBQqk0Cu1xyI5J&#10;2uxs2B017a/vFgo9Pt73YjW4Tl0oxNazgekkA0VcedtybeB42N49gIqCbLHzTAa+KMJqObpZYGH9&#10;lV/pUkqtUgjHAg00In2hdawachgnvidO3MkHh5JgqLUNeE3hrtN5ls20w5ZTQ4M9bRqqPsuzM5CX&#10;3+7p+NHuRd6m533Y7g7PL+/G3I6H9RyU0CD/4j/3zqb5j/l9PoPfPwmAX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RQU4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324" o:spid="_x0000_s1337" style="position:absolute;left:3600;top:5616;width:1296;height:1296" coordorigin="8640,5184" coordsize="1296,1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i9MfFAAAA3wAA&#10;AA8AAAAAAAAAAAAAAAAAqgIAAGRycy9kb3ducmV2LnhtbFBLBQYAAAAABAAEAPoAAACcAwAAAAA=&#10;">
                    <v:shape id="Text Box 325" o:spid="_x0000_s1338" type="#_x0000_t202" style="position:absolute;left:8640;top:5904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o4cMA&#10;AADfAAAADwAAAGRycy9kb3ducmV2LnhtbERPTWvCQBC9F/oflin0VncbatHUVUQp9KRUbaG3ITsm&#10;odnZkF1N/PfOQfD4eN+zxeAbdaYu1oEtvI4MKOIiuJpLC4f958sEVEzIDpvAZOFCERbzx4cZ5i70&#10;/E3nXSqVhHDM0UKVUptrHYuKPMZRaImFO4bOYxLYldp12Eu4b3RmzLv2WLM0VNjSqqLif3fyFn42&#10;x7/fN7Mt137c9mEwmv1UW/v8NCw/QCUa0l18c385mT/NxpkMlj8CQM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6o4c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  <w:spacing w:line="360" w:lineRule="auto"/>
                              <w:jc w:val="left"/>
                              <w:rPr>
                                <w:vertAlign w:val="subscript"/>
                              </w:rPr>
                            </w:pPr>
                            <w:proofErr w:type="gramStart"/>
                            <w:r>
                              <w:t>+  v</w:t>
                            </w:r>
                            <w:r>
                              <w:rPr>
                                <w:vertAlign w:val="subscript"/>
                              </w:rPr>
                              <w:t>o3</w:t>
                            </w:r>
                            <w:proofErr w:type="gramEnd"/>
                            <w:r>
                              <w:rPr>
                                <w:vertAlign w:val="subscript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>
                              <w:sym w:font="Symbol" w:char="F02D"/>
                            </w:r>
                          </w:p>
                        </w:txbxContent>
                      </v:textbox>
                    </v:shape>
                    <v:group id="Group 326" o:spid="_x0000_s1339" style="position:absolute;left:8640;top:51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5xxS7FAAAA3wAA&#10;AA8AAAAAAAAAAAAAAAAAqgIAAGRycy9kb3ducmV2LnhtbFBLBQYAAAAABAAEAPoAAACcAwAAAAA=&#10;">
                      <v:group id="Group 327" o:spid="_x0000_s1340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qS+m7FAAAA3wAA&#10;AA8AAAAAAAAAAAAAAAAAqgIAAGRycy9kb3ducmV2LnhtbFBLBQYAAAAABAAEAPoAAACcAwAAAAA=&#10;">
                        <v:rect id="Rectangle 328" o:spid="_x0000_s134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04ccUA&#10;AADfAAAADwAAAGRycy9kb3ducmV2LnhtbERPy2oCMRTdC/2HcIXuNKPFqqNRSl8Uu/ANLq+T68zQ&#10;yc00SXX8+6ZQcHk47+m8MZU4k/OlZQW9bgKCOLO65FzBbvvWGYHwAVljZZkUXMnDfHbXmmKq7YXX&#10;dN6EXMQQ9ikqKEKoUyl9VpBB37U1ceRO1hkMEbpcaoeXGG4q2U+SR2mw5NhQYE3PBWVfmx+jYPEy&#10;MEv3/roOw1U93JeHz+/T9ajUfbt5moAI1ISb+N/9oeP8cX/w0IO/PxG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ThxxQAAAN8AAAAPAAAAAAAAAAAAAAAAAJgCAABkcnMv&#10;ZG93bnJldi54bWxQSwUGAAAAAAQABAD1AAAAigMAAAAA&#10;" filled="f" stroked="f" strokecolor="#f60"/>
                        <v:shape id="Text Box 329" o:spid="_x0000_s134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OfMMMA&#10;AADfAAAADwAAAGRycy9kb3ducmV2LnhtbERPTWvCQBC9F/wPywi91Y2RFk1dRQpC7a1R0OOQHZPQ&#10;7GzYnWr013cLhR4f73u5HlynLhRi69nAdJKBIq68bbk2cNhvn+agoiBb7DyTgRtFWK9GD0ssrL/y&#10;J11KqVUK4ViggUakL7SOVUMO48T3xIk7++BQEgy1tgGvKdx1Os+yF+2w5dTQYE9vDVVf5bczsLnP&#10;Yih3i/n0g0/5cTjKbXsWYx7Hw+YVlNAg/+I/97tN8xf58yyH3z8J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OfMMMAAADfAAAADwAAAAAAAAAAAAAAAACYAgAAZHJzL2Rv&#10;d25yZXYueG1sUEsFBgAAAAAEAAQA9QAAAIgDAAAAAA==&#10;" filled="f" stroked="f" strokecolor="#f60">
                          <v:textbox>
                            <w:txbxContent>
                              <w:p w:rsidR="007265C8" w:rsidRDefault="007265C8" w:rsidP="00AB350F">
                                <w:pPr>
                                  <w:pStyle w:val="4"/>
                                </w:pPr>
                                <w:r>
                                  <w:t xml:space="preserve">5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</v:group>
                      <v:group id="Group 330" o:spid="_x0000_s1343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kBkGcQAAADfAAAA&#10;DwAAAAAAAAAAAAAAAACqAgAAZHJzL2Rvd25yZXYueG1sUEsFBgAAAAAEAAQA+gAAAJsDAAAAAA==&#10;">
                        <v:line id="Line 331" o:spid="_x0000_s1344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2fksYAAADfAAAADwAAAGRycy9kb3ducmV2LnhtbERPXWvCMBR9H/gfwhX2NlN1K7MaRTYG&#10;uocxnaCP1+ba1jU3Jcna7t8vg8EeD+d7sepNLVpyvrKsYDxKQBDnVldcKDh8vNw9gvABWWNtmRR8&#10;k4fVcnCzwEzbjnfU7kMhYgj7DBWUITSZlD4vyaAf2YY4chfrDIYIXSG1wy6Gm1pOkiSVBiuODSU2&#10;9FRS/rn/Mgrepu9pu96+bvrjNj3nz7vz6do5pW6H/XoOIlAf/sV/7o2O82eTh+k9/P6JA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9n5LGAAAA3wAAAA8AAAAAAAAA&#10;AAAAAAAAoQIAAGRycy9kb3ducmV2LnhtbFBLBQYAAAAABAAEAPkAAACUAwAAAAA=&#10;"/>
                        <v:group id="Group 332" o:spid="_x0000_s1345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VZ9sQAAADfAAAA&#10;DwAAAAAAAAAAAAAAAACqAgAAZHJzL2Rvd25yZXYueG1sUEsFBgAAAAAEAAQA+gAAAJsDAAAAAA==&#10;">
                          <v:rect id="Rectangle 333" o:spid="_x0000_s1346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1wpcIA&#10;AADfAAAADwAAAGRycy9kb3ducmV2LnhtbERPzWoCMRC+F/oOYQq91ayKVrdGKaWVHvRQ9QGGzbhZ&#10;3MwsSarr2zdCwePH979Y9b5VZwqxETYwHBSgiCuxDdcGDvuvlxmomJAttsJk4EoRVsvHhwWWVi78&#10;Q+ddqlUO4ViiAZdSV2odK0ce40A64swdJXhMGYZa24CXHO5bPSqKqfbYcG5w2NGHo+q0+/UGXuU6&#10;3vbHYhhkc1rXYmXiPsWY56f+/Q1Uoj7dxf/ub5vnz0eT8RRufzIA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LXClwgAAAN8AAAAPAAAAAAAAAAAAAAAAAJgCAABkcnMvZG93&#10;bnJldi54bWxQSwUGAAAAAAQABAD1AAAAhwMAAAAA&#10;" stroked="f" strokecolor="lime"/>
                          <v:shape id="Freeform 334" o:spid="_x0000_s1347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A2fsUA&#10;AADfAAAADwAAAGRycy9kb3ducmV2LnhtbERP20rDQBB9F/yHZQq+2U0j3mK3RYRCBbGYFvRxyI5J&#10;anY27E7b2K/vFgQfD+c+nQ+uU3sKsfVsYDLOQBFX3rZcG9isF9cPoKIgW+w8k4FfijCfXV5MsbD+&#10;wB+0L6VWKYRjgQYakb7QOlYNOYxj3xMn7tsHh5JgqLUNeEjhrtN5lt1phy2nhgZ7emmo+il3zkBe&#10;Ht3rZtuuRD4nu1VYLNdv71/GXI2G5ydQQoP8i//cS5vmP+a3N/dw/pMA6Nk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0DZ+xQAAAN8AAAAPAAAAAAAAAAAAAAAAAJgCAABkcnMv&#10;ZG93bnJldi54bWxQSwUGAAAAAAQABAD1AAAAigMAAAAA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</v:group>
                  </v:group>
                  <v:shape id="Freeform 335" o:spid="_x0000_s1348" style="position:absolute;left:3312;top:6336;width:2592;height:1152;visibility:visible;mso-wrap-style:square;v-text-anchor:top" coordsize="2592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w7MMA&#10;AADfAAAADwAAAGRycy9kb3ducmV2LnhtbERPS2vCQBC+F/wPywi91Y1Ki0ZXEUHRS6G23ofsmIfZ&#10;2ZDdJrG/vnMo9PjxvdfbwdWqozaUng1MJwko4szbknMDX5+HlwWoEJEt1p7JwIMCbDejpzWm1vf8&#10;Qd0l5kpCOKRooIixSbUOWUEOw8Q3xMLdfOswCmxzbVvsJdzVepYkb9phydJQYEP7grL75dsZmFfv&#10;/phd+8Pipzreq25H5/xMxjyPh90KVKQh/ov/3Ccr85ez17kMlj8C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cw7MMAAADfAAAADwAAAAAAAAAAAAAAAACYAgAAZHJzL2Rv&#10;d25yZXYueG1sUEsFBgAAAAAEAAQA9QAAAIgDAAAAAA==&#10;" path="m2448,r144,l2592,1152,,1152e" filled="f">
                    <v:path arrowok="t" o:connecttype="custom" o:connectlocs="2448,0;2592,0;2592,1152;0,1152" o:connectangles="0,0,0,0"/>
                  </v:shape>
                  <v:group id="Group 336" o:spid="_x0000_s1349" style="position:absolute;left:2160;top:6336;width:1152;height:1152" coordorigin="6048,2304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6hT88QAAADfAAAA&#10;DwAAAAAAAAAAAAAAAACqAgAAZHJzL2Rvd25yZXYueG1sUEsFBgAAAAAEAAQA+gAAAJsDAAAAAA==&#10;">
                    <v:group id="Group 337" o:spid="_x0000_s1350" style="position:absolute;left:6912;top:2304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SJE8UAAADfAAAADwAAAGRycy9kb3ducmV2LnhtbERPTWvCQBC9C/0PyxS8&#10;6SZaS5u6ikhbPEihWii9DdkxCWZnQ3abxH/vHASPj/e9XA+uVh21ofJsIJ0moIhzbysuDPwcPyYv&#10;oEJEtlh7JgMXCrBePYyWmFnf8zd1h1goCeGQoYEyxibTOuQlOQxT3xALd/KtwyiwLbRtsZdwV+tZ&#10;kjxrhxVLQ4kNbUvKz4d/Z+Czx34zT9+7/fm0vfwdF1+/+5SMGT8OmzdQkYZ4F9/cOyvzX2eLJ3kg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UiRPFAAAA3wAA&#10;AA8AAAAAAAAAAAAAAAAAqgIAAGRycy9kb3ducmV2LnhtbFBLBQYAAAAABAAEAPoAAACcAwAAAAA=&#10;">
                      <v:line id="Line 338" o:spid="_x0000_s1351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48OMQAAADfAAAADwAAAGRycy9kb3ducmV2LnhtbERPy2oCMRTdF/yHcIXuasZBix2NIqU+&#10;unChLRR318l1ZnByMySpjn9vBMHl4bwns9bU4kzOV5YV9HsJCOLc6ooLBb8/i7cRCB+QNdaWScGV&#10;PMymnZcJZtpeeEvnXShEDGGfoYIyhCaT0uclGfQ92xBH7midwRChK6R2eInhppZpkrxLgxXHhhIb&#10;+iwpP+3+jQKz+V5u9iZdff2N0B6Wx3lwVCj12m3nYxCB2vAUP9xrHed/pMNBH+5/IgA5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fjw4xAAAAN8AAAAPAAAAAAAAAAAA&#10;AAAAAKECAABkcnMvZG93bnJldi54bWxQSwUGAAAAAAQABAD5AAAAkgMAAAAA&#10;"/>
                      <v:group id="Group 339" o:spid="_x0000_s1352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0Ksv/FAAAA3wAA&#10;AA8AAAAAAAAAAAAAAAAAqgIAAGRycy9kb3ducmV2LnhtbFBLBQYAAAAABAAEAPoAAACcAwAAAAA=&#10;">
                        <v:rect id="Rectangle 340" o:spid="_x0000_s1353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MYp8MA&#10;AADfAAAADwAAAGRycy9kb3ducmV2LnhtbERPz2vCMBS+D/wfwhO8zbR2Du2MUiZju+p2cLdn89aW&#10;Ni8lyWr33y+C4PHj+73ZjaYTAznfWFaQzhMQxKXVDVcKvj7fHlcgfEDW2FkmBX/kYbedPGww1/bC&#10;BxqOoRIxhH2OCuoQ+lxKX9Zk0M9tTxy5H+sMhghdJbXDSww3nVwkybM02HBsqLGn15rK9vhrFLi9&#10;LYbi3Gark+5ObVpl3ym+KzWbjsULiEBjuItv7g8d568Xy6cMrn8iAL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2MYp8MAAADfAAAADwAAAAAAAAAAAAAAAACYAgAAZHJzL2Rv&#10;d25yZXYueG1sUEsFBgAAAAAEAAQA9QAAAIgDAAAAAA==&#10;" stroked="f" strokecolor="lime"/>
                        <v:shape id="Freeform 341" o:spid="_x0000_s1354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9KIcYA&#10;AADfAAAADwAAAGRycy9kb3ducmV2LnhtbERPz2vCMBS+C/sfwht4EU3X6XCdUUZxbAcvdo7h7dG8&#10;NcXmpWsyrf/9IggeP77fi1VvG3GkzteOFTxMEhDEpdM1Vwp2n2/jOQgfkDU2jknBmTyslneDBWba&#10;nXhLxyJUIoawz1CBCaHNpPSlIYt+4lriyP24zmKIsKuk7vAUw20j0yR5khZrjg0GW8oNlYfizyrY&#10;jvbBPG7y33ddrNO8/94f5l8zpYb3/esLiEB9uImv7g8d5z+ns+kULn8iALn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9KIc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342" o:spid="_x0000_s1355" style="position:absolute;left:6048;top:2592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jKovFAAAA3wAA&#10;AA8AAAAAAAAAAAAAAAAAqgIAAGRycy9kb3ducmV2LnhtbFBLBQYAAAAABAAEAPoAAACcAwAAAAA=&#10;">
                      <v:shape id="Text Box 343" o:spid="_x0000_s1356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J8qMIA&#10;AADfAAAADwAAAGRycy9kb3ducmV2LnhtbERPTYvCMBC9C/6HMMLeNFlRWatRRFnw5KKugrehGduy&#10;zaQ00dZ/bxYEj4/3PV+2thR3qn3hWMPnQIEgTp0pONPwe/zuf4HwAdlg6Zg0PMjDctHtzDExruE9&#10;3Q8hEzGEfYIa8hCqREqf5mTRD1xFHLmrqy2GCOtMmhqbGG5LOVRqIi0WHBtyrGidU/p3uFkNp931&#10;ch6pn2xjx1XjWiXZTqXWH712NQMRqA1v8cu9NXH+dDgeTeD/TwQ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Qnyo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3"/>
                                <w:jc w:val="center"/>
                              </w:pPr>
                              <w:r>
                                <w:t xml:space="preserve">  6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344" o:spid="_x0000_s1357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xZeMQA&#10;AADfAAAADwAAAGRycy9kb3ducmV2LnhtbERPS2vCQBC+F/wPywi9FN1UrI/oKqUQENpLtXieZMck&#10;mJ0N2amm/vpuoeDx43uvt71r1IW6UHs28DxOQBEX3tZcGvg6ZKMFqCDIFhvPZOCHAmw3g4c1ptZf&#10;+ZMueylVDOGQooFKpE21DkVFDsPYt8SRO/nOoUTYldp2eI3hrtGTJJlphzXHhgpbequoOO+/XSyp&#10;Z4fdx/Gpl5vkkrznWZFnjTGPw/51BUqol7v4372zcf5y8jKdw9+fCE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MWXjEAAAA3wAAAA8AAAAAAAAAAAAAAAAAmAIAAGRycy9k&#10;b3ducmV2LnhtbFBLBQYAAAAABAAEAPUAAACJAwAAAAA=&#10;" filled="f" stroked="f" strokecolor="#030"/>
                    </v:group>
                  </v:group>
                  <v:group id="Group 345" o:spid="_x0000_s1358" style="position:absolute;left:5616;top:6291;width:1155;height:1197" coordorigin="8784,9459" coordsize="1155,1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zihRXFAAAA3wAA&#10;AA8AAAAAAAAAAAAAAAAAqgIAAGRycy9kb3ducmV2LnhtbFBLBQYAAAAABAAEAPoAAACcAwAAAAA=&#10;">
                    <v:shape id="Text Box 346" o:spid="_x0000_s1359" type="#_x0000_t202" style="position:absolute;left:9132;top:9864;width:80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3o2sIA&#10;AADfAAAADwAAAGRycy9kb3ducmV2LnhtbERPW2vCMBR+H+w/hDPwbSYTFVuNMhTBp4lX8O3QHNti&#10;c1KaaLt/bwYDHz+++2zR2Uo8qPGlYw1ffQWCOHOm5FzD8bD+nIDwAdlg5Zg0/JKHxfz9bYapcS3v&#10;6LEPuYgh7FPUUIRQp1L6rCCLvu9q4shdXWMxRNjk0jTYxnBbyYFSY2mx5NhQYE3LgrLb/m41nH6u&#10;l/NQbfOVHdWt65Rkm0itex/d9xREoC68xP/ujYnzk8FomMDfnw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3ejawgAAAN8AAAAPAAAAAAAAAAAAAAAAAJgCAABkcnMvZG93&#10;bnJldi54bWxQSwUGAAAAAAQABAD1AAAAhwMAAAAA&#10;" filled="f" stroked="f">
                      <v:textbox>
                        <w:txbxContent>
                          <w:p w:rsidR="007265C8" w:rsidRDefault="007265C8" w:rsidP="00AB350F">
                            <w:pPr>
                              <w:pStyle w:val="5"/>
                            </w:pPr>
                            <w:r>
                              <w:t>38V</w:t>
                            </w:r>
                          </w:p>
                        </w:txbxContent>
                      </v:textbox>
                    </v:shape>
                    <v:group id="Group 347" o:spid="_x0000_s1360" style="position:absolute;left:8784;top:9459;width:576;height:1197" coordorigin="8784,9459" coordsize="576,1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00fzsUAAADfAAAADwAAAGRycy9kb3ducmV2LnhtbERPS2vCQBC+F/oflin0&#10;VjexpNjoKiK29CAFH1C8DdkxCWZnQ3ZN4r/vHAo9fnzvxWp0jeqpC7VnA+kkAUVceFtzaeB0/HiZ&#10;gQoR2WLjmQzcKcBq+fiwwNz6gffUH2KpJIRDjgaqGNtc61BU5DBMfEss3MV3DqPArtS2w0HCXaOn&#10;SfKmHdYsDRW2tKmouB5uzsDngMP6Nd32u+tlcz8fs++fXUrGPD+N6zmoSGP8F/+5v6zMf59mmTyQ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dNH87FAAAA3wAA&#10;AA8AAAAAAAAAAAAAAAAAqgIAAGRycy9kb3ducmV2LnhtbFBLBQYAAAAABAAEAPoAAACcAwAAAAA=&#10;">
                      <v:rect id="Rectangle 348" o:spid="_x0000_s1361" style="position:absolute;left:8784;top:986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ySsMA&#10;AADfAAAADwAAAGRycy9kb3ducmV2LnhtbERPTWvCQBC9F/wPywheSt0oKDZ1FSkEBHupiudJdpoE&#10;s7MhO9Xor+8WBI+P971c965RF+pC7dnAZJyAIi68rbk0cDxkbwtQQZAtNp7JwI0CrFeDlyWm1l/5&#10;my57KVUM4ZCigUqkTbUORUUOw9i3xJH78Z1DibArte3wGsNdo6dJMtcOa44NFbb0WVFx3v+6WFLP&#10;D9uv02svd8kl2eVZkWeNMaNhv/kAJdTLU/xwb22c/z6dzSbw/ycC0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DySsMAAADfAAAADwAAAAAAAAAAAAAAAACYAgAAZHJzL2Rv&#10;d25yZXYueG1sUEsFBgAAAAAEAAQA9QAAAIgDAAAAAA==&#10;" filled="f" stroked="f" strokecolor="#030"/>
                      <v:line id="Line 349" o:spid="_x0000_s1362" style="position:absolute;visibility:visible;mso-wrap-style:square" from="9072,9504" to="9072,1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dH3cYAAADfAAAADwAAAGRycy9kb3ducmV2LnhtbERPXWvCMBR9H+w/hDvwbaarWFxnFNkQ&#10;dA9D3WB7vDZ3bbfmpiSx7f69EQY+Hs73fDmYRnTkfG1ZwcM4AUFcWF1zqeDjfX0/A+EDssbGMin4&#10;Iw/Lxe3NHHNte95TdwiliCHsc1RQhdDmUvqiIoN+bFviyH1bZzBE6EqpHfYx3DQyTZJMGqw5NlTY&#10;0nNFxe/hZBS8TXZZt9q+bobPbXYsXvbHr5/eKTW6G1ZPIAIN4Sr+d290nP+YTqcpXP5EAHJx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HR93GAAAA3wAAAA8AAAAAAAAA&#10;AAAAAAAAoQIAAGRycy9kb3ducmV2LnhtbFBLBQYAAAAABAAEAPkAAACUAwAAAAA=&#10;"/>
                      <v:group id="Group 350" o:spid="_x0000_s1363" style="position:absolute;left:8784;top:979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5+BucQAAADfAAAA&#10;DwAAAAAAAAAAAAAAAACqAgAAZHJzL2Rvd25yZXYueG1sUEsFBgAAAAAEAAQA+gAAAJsDAAAAAA==&#10;">
                        <v:rect id="Rectangle 351" o:spid="_x0000_s1364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T978QA&#10;AADfAAAADwAAAGRycy9kb3ducmV2LnhtbERPW2vCMBR+H+w/hDPY20wtdsxqFBEKQvXBy94PzVnb&#10;2ZyUJmq2X78IAx8/vvt8GUwnrjS41rKC8SgBQVxZ3XKt4HQs3j5AOI+ssbNMCn7IwXLx/DTHXNsb&#10;7+l68LWIIexyVNB43+dSuqohg25ke+LIfdnBoI9wqKUe8BbDTSfTJHmXBluODQ32tG6oOh8uRsEW&#10;v8N+xZXE9Snsikl53Jafv0q9voTVDISn4B/if/dGx/nTNMsmcP8TAc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k/e/EAAAA3wAAAA8AAAAAAAAAAAAAAAAAmAIAAGRycy9k&#10;b3ducmV2LnhtbFBLBQYAAAAABAAEAPUAAACJAwAAAAA=&#10;" stroked="f" strokecolor="#396"/>
                        <v:group id="Group 352" o:spid="_x0000_s1365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zq8VsQAAADfAAAA&#10;DwAAAAAAAAAAAAAAAACqAgAAZHJzL2Rvd25yZXYueG1sUEsFBgAAAAAEAAQA+gAAAJsDAAAAAA==&#10;">
                          <v:line id="Line 353" o:spid="_x0000_s1366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xB3sYAAADfAAAADwAAAGRycy9kb3ducmV2LnhtbERPXWvCMBR9H/gfwhX2NlMdFtcZRTYG&#10;uoehTnCP1+baVpubkmRt9++XwcDHw/meL3tTi5acrywrGI8SEMS51RUXCg6fbw8zED4ga6wtk4If&#10;8rBcDO7mmGnb8Y7afShEDGGfoYIyhCaT0uclGfQj2xBH7mydwRChK6R22MVwU8tJkqTSYMWxocSG&#10;XkrKr/tvo+DjcZu2q837uj9u0lP+ujt9XTqn1P2wXz2DCNSHm/jfvdZx/tNkOk3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8Qd7GAAAA3wAAAA8AAAAAAAAA&#10;AAAAAAAAoQIAAGRycy9kb3ducmV2LnhtbFBLBQYAAAAABAAEAPkAAACUAwAAAAA=&#10;"/>
                          <v:oval id="Oval 354" o:spid="_x0000_s1367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apsQA&#10;AADfAAAADwAAAGRycy9kb3ducmV2LnhtbERP3WrCMBS+F/YO4QjejJlO5qadUYYg7EKYcz7AsTlL&#10;q81Jl0Rb394IAy8/vv/ZorO1OJMPlWMFz8MMBHHhdMVGwe5n9TQBESKyxtoxKbhQgMX8oTfDXLuW&#10;v+m8jUakEA45KihjbHIpQ1GSxTB0DXHifp23GBP0RmqPbQq3tRxl2au0WHFqKLGhZUnFcXuyCvb7&#10;nevkn//aPJqjx5dD25j1RqlBv/t4BxGpi3fxv/tTp/nT0Xj8Brc/CYC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5mqbEAAAA3wAAAA8AAAAAAAAAAAAAAAAAmAIAAGRycy9k&#10;b3ducmV2LnhtbFBLBQYAAAAABAAEAPUAAACJAwAAAAA=&#10;" filled="f"/>
                          <v:line id="Line 355" o:spid="_x0000_s1368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9wN8YAAADfAAAADwAAAGRycy9kb3ducmV2LnhtbERPTUvDQBC9C/0Pywje7MZKg6bdlqII&#10;rQexVdDjNDtNUrOzYXdN4r93DoLHx/terkfXqp5CbDwbuJlmoIhLbxuuDLy/PV3fgYoJ2WLrmQz8&#10;UIT1anKxxML6gffUH1KlJIRjgQbqlLpC61jW5DBOfUcs3MkHh0lgqLQNOEi4a/Usy3LtsGFpqLGj&#10;h5rKr8O3M/By+5r3m93zdvzY5cfycX/8PA/BmKvLcbMAlWhM/+I/99bK/PvZfC6D5Y8A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vcDfGAAAA3wAAAA8AAAAAAAAA&#10;AAAAAAAAoQIAAGRycy9kb3ducmV2LnhtbFBLBQYAAAAABAAEAPkAAACUAwAAAAA=&#10;"/>
                        </v:group>
                      </v:group>
                      <v:shape id="Text Box 356" o:spid="_x0000_s1369" type="#_x0000_t202" style="position:absolute;left:8784;top:9459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2odcQA&#10;AADfAAAADwAAAGRycy9kb3ducmV2LnhtbERPTUsDMRC9C/6HMII3m3WlYrdNS5EKFS+6ldbjsJlu&#10;FjeTJRnb9d8bQfD4eN+L1eh7daKYusAGbicFKOIm2I5bA++7p5sHUEmQLfaBycA3JVgtLy8WWNlw&#10;5jc61dKqHMKpQgNOZKi0To0jj2kSBuLMHUP0KBnGVtuI5xzue10Wxb322HFucDjQo6Pms/7yBu72&#10;O3nGw+Z1K93Gvaw/9odYl8ZcX43rOSihUf7Ff+6tzfNn5XQ6g98/GYB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tqHX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AB350F">
                              <w:pPr>
                                <w:jc w:val="center"/>
                              </w:pPr>
                            </w:p>
                            <w:p w:rsidR="007265C8" w:rsidRDefault="007265C8" w:rsidP="00AB350F">
                              <w:pPr>
                                <w:jc w:val="center"/>
                              </w:pPr>
                              <w:r>
                                <w:t>+</w:t>
                              </w:r>
                            </w:p>
                            <w:p w:rsidR="007265C8" w:rsidRDefault="007265C8" w:rsidP="00AB350F">
                              <w:pPr>
                                <w:jc w:val="center"/>
                              </w:pPr>
                              <w:r>
                                <w:sym w:font="Symbol" w:char="F02D"/>
                              </w:r>
                            </w:p>
                          </w:txbxContent>
                        </v:textbox>
                      </v:shape>
                    </v:group>
                  </v:group>
                  <v:line id="Line 357" o:spid="_x0000_s1370" style="position:absolute;visibility:visible;mso-wrap-style:square" from="3168,6336" to="3744,6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W2jMYAAADfAAAADwAAAGRycy9kb3ducmV2LnhtbERPTUvDQBC9C/0PyxS82Y0Vg8ZuS1GE&#10;1oO0VdDjNDsmabOzYXdN4r93DoLHx/terEbXqp5CbDwbuJ5loIhLbxuuDLy/PV/dgYoJ2WLrmQz8&#10;UITVcnKxwML6gffUH1KlJIRjgQbqlLpC61jW5DDOfEcs3JcPDpPAUGkbcJBw1+p5luXaYcPSUGNH&#10;jzWV58O3M/B6s8v79fZlM35s82P5tD9+noZgzOV0XD+ASjSmf/Gfe2Nl/v38NpcH8kcA6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1tozGAAAA3wAAAA8AAAAAAAAA&#10;AAAAAAAAoQIAAGRycy9kb3ducmV2LnhtbFBLBQYAAAAABAAEAPkAAACUAwAAAAA=&#10;"/>
                </v:group>
                <v:group id="Group 358" o:spid="_x0000_s1371" style="position:absolute;left:6624;top:5040;width:3888;height:1872" coordorigin="6336,5040" coordsize="3888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m1w6MQAAADfAAAA&#10;DwAAAAAAAAAAAAAAAACqAgAAZHJzL2Rvd25yZXYueG1sUEsFBgAAAAAEAAQA+gAAAJsDAAAAAA==&#10;">
                  <v:group id="Group 359" o:spid="_x0000_s1372" style="position:absolute;left:6336;top:5040;width:3888;height:1872" coordorigin="6336,5040" coordsize="3888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r/un8QAAADfAAAA&#10;DwAAAAAAAAAAAAAAAACqAgAAZHJzL2Rvd25yZXYueG1sUEsFBgAAAAAEAAQA+gAAAJsDAAAAAA==&#10;">
                    <v:group id="Group 360" o:spid="_x0000_s1373" style="position:absolute;left:9072;top:5715;width:1152;height:1197" coordorigin="8928,7731" coordsize="1152,1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NLBMQAAADfAAAA&#10;DwAAAAAAAAAAAAAAAACqAgAAZHJzL2Rvd25yZXYueG1sUEsFBgAAAAAEAAQA+gAAAJsDAAAAAA==&#10;">
                      <v:shape id="Text Box 361" o:spid="_x0000_s1374" type="#_x0000_t202" style="position:absolute;left:9273;top:8208;width:807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bJMIA&#10;AADfAAAADwAAAGRycy9kb3ducmV2LnhtbERPTYvCMBC9C/6HMMLeNFlRWatRRFnw5KKugrehGduy&#10;zaQ00dZ/bxYEj4/3PV+2thR3qn3hWMPnQIEgTp0pONPwe/zuf4HwAdlg6Zg0PMjDctHtzDExruE9&#10;3Q8hEzGEfYIa8hCqREqf5mTRD1xFHLmrqy2GCOtMmhqbGG5LOVRqIi0WHBtyrGidU/p3uFkNp931&#10;ch6pn2xjx1XjWiXZTqXWH712NQMRqA1v8cu9NXH+dDiejOD/TwQ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Rsk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5"/>
                              </w:pPr>
                              <w:r>
                                <w:t>38V</w:t>
                              </w:r>
                            </w:p>
                          </w:txbxContent>
                        </v:textbox>
                      </v:shape>
                      <v:group id="Group 362" o:spid="_x0000_s1375" style="position:absolute;left:8928;top:7731;width:576;height:1197" coordorigin="8928,7731" coordsize="576,1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VZ268QAAADfAAAA&#10;DwAAAAAAAAAAAAAAAACqAgAAZHJzL2Rvd25yZXYueG1sUEsFBgAAAAAEAAQA+gAAAJsDAAAAAA==&#10;">
                        <v:rect id="Rectangle 363" o:spid="_x0000_s1376" style="position:absolute;left:8928;top:8136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Wgg8MA&#10;AADfAAAADwAAAGRycy9kb3ducmV2LnhtbERPTWvCQBC9C/0PyxR6kbpRaLCpqxQhINhLjXieZKdJ&#10;aHY2ZKca/fVuodDj432vNqPr1JmG0Ho2MJ8loIgrb1uuDRyL/HkJKgiyxc4zGbhSgM36YbLCzPoL&#10;f9L5ILWKIRwyNNCI9JnWoWrIYZj5njhyX35wKBEOtbYDXmK46/QiSVLtsOXY0GBP24aq78OPiyVt&#10;Wuw+TtNRblJKsi/zqsw7Y54ex/c3UEKj/Iv/3Dsb578uXtIUfv9EAH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Wgg8MAAADfAAAADwAAAAAAAAAAAAAAAACYAgAAZHJzL2Rv&#10;d25yZXYueG1sUEsFBgAAAAAEAAQA9QAAAIgDAAAAAA==&#10;" filled="f" stroked="f" strokecolor="#030"/>
                        <v:line id="Line 364" o:spid="_x0000_s1377" style="position:absolute;visibility:visible;mso-wrap-style:square" from="9216,7776" to="9216,8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wu+MYAAADfAAAADwAAAGRycy9kb3ducmV2LnhtbERPW0vDMBR+F/wP4Qi+udTJqtZmYyiD&#10;zYfhLqCPp82xrTYnJcna+u8XQfDx47vni9G0oifnG8sKbicJCOLS6oYrBcfD6uYBhA/IGlvLpOCH&#10;PCzmlxc5ZtoOvKN+HyoRQ9hnqKAOocuk9GVNBv3EdsSR+7TOYIjQVVI7HGK4aeU0SVJpsOHYUGNH&#10;zzWV3/uTUbC9e0v75eZ1Pb5v0qJ82RUfX4NT6vpqXD6BCDSGf/Gfe63j/MfpLL2H3z8RgJy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cLvjGAAAA3wAAAA8AAAAAAAAA&#10;AAAAAAAAoQIAAGRycy9kb3ducmV2LnhtbFBLBQYAAAAABAAEAPkAAACUAwAAAAA=&#10;"/>
                        <v:group id="Group 365" o:spid="_x0000_s1378" style="position:absolute;left:8928;top:8062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2XXFAAAA3wAA&#10;AA8AAAAAAAAAAAAAAAAAqgIAAGRycy9kb3ducmV2LnhtbFBLBQYAAAAABAAEAPoAAACcAwAAAAA=&#10;">
                          <v:rect id="Rectangle 366" o:spid="_x0000_s1379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mYzMMA&#10;AADfAAAADwAAAGRycy9kb3ducmV2LnhtbERPW2vCMBR+H/gfwhnsbaaTKVqNIkJh0O7B2/uhObbd&#10;mpPSxJr565fBwMeP777aBNOKgXrXWFbwNk5AEJdWN1wpOB2z1zkI55E1tpZJwQ852KxHTytMtb3x&#10;noaDr0QMYZeigtr7LpXSlTUZdGPbEUfuYnuDPsK+krrHWww3rZwkyUwabDg21NjRrqby+3A1Cgr8&#10;CvstlxJ3p/CZvefHIj/flXp5DtslCE/BP8T/7g8d5y8m09kC/v5E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mYzMMAAADfAAAADwAAAAAAAAAAAAAAAACYAgAAZHJzL2Rv&#10;d25yZXYueG1sUEsFBgAAAAAEAAQA9QAAAIgDAAAAAA==&#10;" stroked="f" strokecolor="#396"/>
                          <v:group id="Group 367" o:spid="_x0000_s1380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4Q67FAAAA3wAA&#10;AA8AAAAAAAAAAAAAAAAAqgIAAGRycy9kb3ducmV2LnhtbFBLBQYAAAAABAAEAPoAAACcAwAAAAA=&#10;">
                            <v:line id="Line 368" o:spid="_x0000_s1381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CFysYAAADfAAAADwAAAGRycy9kb3ducmV2LnhtbERPXWvCMBR9F/wP4Qp701THulmNIhsD&#10;3cOYTtDHa3NtuzU3Jcna7t8vg8EeD+d7ue5NLVpyvrKsYDpJQBDnVldcKDi+P48fQPiArLG2TAq+&#10;ycN6NRwsMdO24z21h1CIGMI+QwVlCE0mpc9LMugntiGO3NU6gyFCV0jtsIvhppazJEmlwYpjQ4kN&#10;PZaUfx6+jILX27e03exetv1pl17yp/3l/NE5pW5G/WYBIlAf/sV/7q2O8+ezu/sp/P6JA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ghcrGAAAA3wAAAA8AAAAAAAAA&#10;AAAAAAAAoQIAAGRycy9kb3ducmV2LnhtbFBLBQYAAAAABAAEAPkAAACUAwAAAAA=&#10;"/>
                            <v:oval id="Oval 369" o:spid="_x0000_s1382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tlXsQA&#10;AADfAAAADwAAAGRycy9kb3ducmV2LnhtbERP3WrCMBS+F3yHcITdjDW17LdrlDEY7GKgcz7AsTlL&#10;O5uTmmS2e/tFELz8+P6r5Wg7cSQfWscK5lkOgrh2umWjYPv1dvMIIkRkjZ1jUvBHAZaL6aTCUruB&#10;P+m4iUakEA4lKmhi7EspQ92QxZC5njhx385bjAl6I7XHIYXbThZ5fi8ttpwaGuzptaF6v/m1Cna7&#10;rRvlwa/W12bv8fZn6M3HWqmr2fjyDCLSGC/is/tdp/lPxd1DAac/CY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87ZV7EAAAA3wAAAA8AAAAAAAAAAAAAAAAAmAIAAGRycy9k&#10;b3ducmV2LnhtbFBLBQYAAAAABAAEAPUAAACJAwAAAAA=&#10;" filled="f"/>
                            <v:line id="Line 370" o:spid="_x0000_s1383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6+JsYAAADfAAAADwAAAGRycy9kb3ducmV2LnhtbERPXWvCMBR9H+w/hDvY20ynrJudUcQx&#10;UB9EnbA9Xpu7trO5KUnW1n+/CMIeD+d7MutNLVpyvrKs4HGQgCDOra64UHD4eH94AeEDssbaMik4&#10;k4fZ9PZmgpm2He+o3YdCxBD2GSooQ2gyKX1ekkE/sA1x5L6tMxgidIXUDrsYbmo5TJJUGqw4NpTY&#10;0KKk/LT/NQo2o23azlfrZf+5So/52+749dM5pe7v+vkriEB9+Bdf3Usd54+HT88juPyJAOT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+vibGAAAA3wAAAA8AAAAAAAAA&#10;AAAAAAAAoQIAAGRycy9kb3ducmV2LnhtbFBLBQYAAAAABAAEAPkAAACUAwAAAAA=&#10;"/>
                          </v:group>
                        </v:group>
                        <v:shape id="Text Box 371" o:spid="_x0000_s1384" type="#_x0000_t202" style="position:absolute;left:8928;top:7731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lbi8QA&#10;AADfAAAADwAAAGRycy9kb3ducmV2LnhtbERPS0sDMRC+C/6HMII3m3V9tWvTUqRCxYtupfU4bMbN&#10;4mayJGO7/nsjCB4/vvd8OfpeHSimLrCBy0kBirgJtuPWwNv28WIKKgmyxT4wGfimBMvF6ckcKxuO&#10;/EqHWlqVQzhVaMCJDJXWqXHkMU3CQJy5jxA9Soax1TbiMYf7XpdFcas9dpwbHA704Kj5rL+8gavd&#10;Vp5wv37ZSLd2z6v33T7WpTHnZ+PqHpTQKP/iP/fG5vmz8ubuGn7/ZAB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ZW4vEAAAA3wAAAA8AAAAAAAAAAAAAAAAAmAIAAGRycy9k&#10;b3ducmV2LnhtbFBLBQYAAAAABAAEAPUAAACJAwAAAAA=&#10;" filled="f" stroked="f" strokecolor="#f9c">
                          <v:textbox>
                            <w:txbxContent>
                              <w:p w:rsidR="007265C8" w:rsidRDefault="007265C8" w:rsidP="00AB350F">
                                <w:pPr>
                                  <w:jc w:val="center"/>
                                </w:pPr>
                              </w:p>
                              <w:p w:rsidR="007265C8" w:rsidRDefault="007265C8" w:rsidP="00AB350F">
                                <w:pPr>
                                  <w:jc w:val="center"/>
                                </w:pPr>
                                <w:r>
                                  <w:t>+</w:t>
                                </w:r>
                              </w:p>
                              <w:p w:rsidR="007265C8" w:rsidRDefault="007265C8" w:rsidP="00AB350F">
                                <w:pPr>
                                  <w:jc w:val="center"/>
                                </w:pPr>
                                <w:r>
                                  <w:sym w:font="Symbol" w:char="F02D"/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line id="Line 372" o:spid="_x0000_s1385" style="position:absolute;flip:x;visibility:visible;mso-wrap-style:square" from="7920,6912" to="9360,6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eMIMYAAADfAAAADwAAAGRycy9kb3ducmV2LnhtbERPz2vCMBS+D/wfwhN2kZkqc2o1igwG&#10;O3jRSWW3t+atKW1euiTT7r9fBsKOH9/v9ba3rbiQD7VjBZNxBoK4dLrmSsHp7eVhASJEZI2tY1Lw&#10;QwG2m8HdGnPtrnygyzFWIoVwyFGBibHLpQylIYth7DrixH06bzEm6CupPV5TuG3lNMuepMWaU4PB&#10;jp4Nlc3x2yqQi/3oy+8+HpuiOZ+XpiiL7n2v1P2w361AROrjv/jmftVp/nI6m8/g708C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HjCDGAAAA3wAAAA8AAAAAAAAA&#10;AAAAAAAAoQIAAGRycy9kb3ducmV2LnhtbFBLBQYAAAAABAAEAPkAAACUAwAAAAA=&#10;"/>
                    <v:group id="Group 373" o:spid="_x0000_s1386" style="position:absolute;left:6336;top:5040;width:2736;height:1872" coordorigin="6336,5040" coordsize="2736,1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F1+QcQAAADfAAAA&#10;DwAAAAAAAAAAAAAAAACqAgAAZHJzL2Rvd25yZXYueG1sUEsFBgAAAAAEAAQA+gAAAJsDAAAAAA==&#10;">
                      <v:shape id="Text Box 374" o:spid="_x0000_s1387" type="#_x0000_t202" style="position:absolute;left:8352;top:5760;width:720;height:1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ITjsIA&#10;AADfAAAADwAAAGRycy9kb3ducmV2LnhtbERPW2vCMBR+H/gfwhF8m4miU6tRRBnsyeEVfDs0x7bY&#10;nJQms92/N4OBjx/ffbFqbSkeVPvCsYZBX4EgTp0pONNwOn6+T0H4gGywdEwafsnDatl5W2BiXMN7&#10;ehxCJmII+wQ15CFUiZQ+zcmi77uKOHI3V1sMEdaZNDU2MdyWcqjUh7RYcGzIsaJNTun98GM1nHe3&#10;62WkvrOtHVeNa5VkO5Na97rteg4iUBte4n/3l4nzZ8PxZAJ/fyI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YhOO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AB350F">
                              <w:pPr>
                                <w:pStyle w:val="5"/>
                                <w:spacing w:line="360" w:lineRule="auto"/>
                                <w:jc w:val="left"/>
                              </w:pPr>
                              <w:r>
                                <w:t xml:space="preserve">+  </w:t>
                              </w:r>
                            </w:p>
                            <w:p w:rsidR="007265C8" w:rsidRDefault="007265C8" w:rsidP="00AB350F">
                              <w:pPr>
                                <w:pStyle w:val="5"/>
                                <w:spacing w:line="360" w:lineRule="auto"/>
                                <w:jc w:val="left"/>
                              </w:pPr>
                              <w:r>
                                <w:t>v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  <w:r>
                                <w:t xml:space="preserve"> </w:t>
                              </w:r>
                            </w:p>
                            <w:p w:rsidR="007265C8" w:rsidRDefault="007265C8" w:rsidP="00AB350F">
                              <w:pPr>
                                <w:pStyle w:val="5"/>
                                <w:spacing w:line="360" w:lineRule="auto"/>
                                <w:jc w:val="left"/>
                                <w:rPr>
                                  <w:vertAlign w:val="subscript"/>
                                </w:rPr>
                              </w:pPr>
                              <w:r>
                                <w:sym w:font="Symbol" w:char="F02D"/>
                              </w:r>
                            </w:p>
                          </w:txbxContent>
                        </v:textbox>
                      </v:shape>
                      <v:group id="Group 375" o:spid="_x0000_s1388" style="position:absolute;left:8208;top:5760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KOT6jFAAAA3wAA&#10;AA8AAAAAAAAAAAAAAAAAqgIAAGRycy9kb3ducmV2LnhtbFBLBQYAAAAABAAEAPoAAACcAwAAAAA=&#10;">
                        <v:line id="Line 376" o:spid="_x0000_s1389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T6g8MAAADfAAAADwAAAGRycy9kb3ducmV2LnhtbERPy2oCMRTdC/2HcAvuNNMBX1OjiPhc&#10;uKgtlO5uJ9eZoZObIYk6/r0RhC4P5z2dt6YWF3K+sqzgrZ+AIM6trrhQ8PW57o1B+ICssbZMCm7k&#10;YT576Uwx0/bKH3Q5hkLEEPYZKihDaDIpfV6SQd+3DXHkTtYZDBG6QmqH1xhuapkmyVAarDg2lNjQ&#10;sqT873g2Csxhvzn8mHS7+h6j/d2cFsFRoVT3tV28gwjUhn/x073Tcf4kHYwm8PgTAc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1k+oPDAAAA3wAAAA8AAAAAAAAAAAAA&#10;AAAAoQIAAGRycy9kb3ducmV2LnhtbFBLBQYAAAAABAAEAPkAAACRAwAAAAA=&#10;"/>
                        <v:group id="Group 377" o:spid="_x0000_s1390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ktM4nFAAAA3wAA&#10;AA8AAAAAAAAAAAAAAAAAqgIAAGRycy9kb3ducmV2LnhtbFBLBQYAAAAABAAEAPoAAACcAwAAAAA=&#10;">
                          <v:rect id="Rectangle 378" o:spid="_x0000_s1391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Z0cMA&#10;AADfAAAADwAAAGRycy9kb3ducmV2LnhtbERPz2vCMBS+C/sfwht407TKRtcZpUzEXaceuttb89aW&#10;Ni8libX+98tgsOPH93uzm0wvRnK+tawgXSYgiCurW64VXM6HRQbCB2SNvWVScCcPu+3DbIO5tjf+&#10;oPEUahFD2OeooAlhyKX0VUMG/dIOxJH7ts5giNDVUju8xXDTy1WSPEuDLceGBgd6a6jqTlejwO1t&#10;MRZf3TordV92ab3+TPGo1PxxKl5BBJrCv/jP/a7j/JfVU5bC758I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Z0cMAAADfAAAADwAAAAAAAAAAAAAAAACYAgAAZHJzL2Rv&#10;d25yZXYueG1sUEsFBgAAAAAEAAQA9QAAAIgDAAAAAA==&#10;" stroked="f" strokecolor="lime"/>
                          <v:shape id="Freeform 379" o:spid="_x0000_s1392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PNVMYA&#10;AADfAAAADwAAAGRycy9kb3ducmV2LnhtbERPz2vCMBS+D/Y/hDfwMjRdh1I7o4yysR12sSri7dG8&#10;NcXmpWuidv/9MhA8fny/F6vBtuJMvW8cK3iaJCCIK6cbrhVsN+/jDIQPyBpbx6Tglzyslvd3C8y1&#10;u/CazmWoRQxhn6MCE0KXS+krQxb9xHXEkft2vcUQYV9L3eMlhttWpkkykxYbjg0GOyoMVcfyZBWs&#10;Hw/BPH8VPx+6fEuLYX84ZrupUqOH4fUFRKAh3MRX96eO8+fpNEvh/08E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dPNVMYAAADfAAAADwAAAAAAAAAAAAAAAACYAgAAZHJz&#10;L2Rvd25yZXYueG1sUEsFBgAAAAAEAAQA9QAAAIsDAAAAAA==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380" o:spid="_x0000_s1393" style="position:absolute;left:7344;top:6048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+t/sQAAADfAAAADwAAAGRycy9kb3ducmV2LnhtbERPy4rCMBTdC/5DuAOz&#10;07SKoh2jiOgwCxF8gLi7NNe22NyUJrb17ycDAy4P571YdaYUDdWusKwgHkYgiFOrC84UXM67wQyE&#10;88gaS8uk4EUOVst+b4GJti0fqTn5TIQQdgkqyL2vEildmpNBN7QVceDutjboA6wzqWtsQ7gp5SiK&#10;ptJgwaEhx4o2OaWP09Mo+G6xXY/jbbN/3Dev23lyuO5jUurzo1t/gfDU+bf43/2jw/z5aDIbw9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f+t/sQAAADfAAAA&#10;DwAAAAAAAAAAAAAAAACqAgAAZHJzL2Rvd25yZXYueG1sUEsFBgAAAAAEAAQA+gAAAJsDAAAAAA==&#10;">
                        <v:shape id="Text Box 381" o:spid="_x0000_s1394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X93sIA&#10;AADfAAAADwAAAGRycy9kb3ducmV2LnhtbERPy4rCMBTdD/gP4QruxkTRQatRRBFcjYwvcHdprm2x&#10;uSlNtJ2/NwMDLg/nPV+2thRPqn3hWMOgr0AQp84UnGk4HbefExA+IBssHZOGX/KwXHQ+5pgY1/AP&#10;PQ8hEzGEfYIa8hCqREqf5mTR911FHLmbqy2GCOtMmhqbGG5LOVTqS1osODbkWNE6p/R+eFgN5+/b&#10;9TJS+2xjx1XjWiXZTqXWvW67moEI1Ia3+N+9M3H+dDiejODvTwQ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Zf3ewgAAAN8AAAAPAAAAAAAAAAAAAAAAAJgCAABkcnMvZG93&#10;bnJldi54bWxQSwUGAAAAAAQABAD1AAAAhwMAAAAA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3"/>
                                  <w:jc w:val="center"/>
                                </w:pPr>
                                <w:r>
                                  <w:t xml:space="preserve">12 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  <v:rect id="Rectangle 382" o:spid="_x0000_s1395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vYDsMA&#10;AADfAAAADwAAAGRycy9kb3ducmV2LnhtbERPTWvCQBC9F/wPywheSt1UUDR1FRECgr1UxfMkOybB&#10;7GzITjX667uFQo+P971c965RN+pC7dnA+zgBRVx4W3Np4HTM3uaggiBbbDyTgQcFWK8GL0tMrb/z&#10;F90OUqoYwiFFA5VIm2odioochrFviSN38Z1DibArte3wHsNdoydJMtMOa44NFba0rai4Hr5dLKln&#10;x93n+bWXp+SS7POsyLPGmNGw33yAEurlX/zn3tk4fzGZzqfw+ycC0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SvYDsMAAADfAAAADwAAAAAAAAAAAAAAAACYAgAAZHJzL2Rv&#10;d25yZXYueG1sUEsFBgAAAAAEAAQA9QAAAIgDAAAAAA==&#10;" filled="f" stroked="f" strokecolor="#030"/>
                      </v:group>
                      <v:line id="Line 383" o:spid="_x0000_s1396" style="position:absolute;visibility:visible;mso-wrap-style:square" from="7200,6912" to="8928,6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xtmcYAAADfAAAADwAAAGRycy9kb3ducmV2LnhtbERPXWvCMBR9H/gfwhX2NtMpK64zimwI&#10;uoehTnCP1+aurTY3Jcna7t8vA8HHw/meLXpTi5acrywreBwlIIhzqysuFBw+Vw9TED4ga6wtk4Jf&#10;8rCYD+5mmGnb8Y7afShEDGGfoYIyhCaT0uclGfQj2xBH7ts6gyFCV0jtsIvhppbjJEmlwYpjQ4kN&#10;vZaUX/Y/RsHHZJu2y837uj9u0lP+tjt9nTun1P2wX76ACNSHm/jqXus4/3n8NE3h/0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wcbZnGAAAA3wAAAA8AAAAAAAAA&#10;AAAAAAAAoQIAAGRycy9kb3ducmV2LnhtbFBLBQYAAAAABAAEAPkAAACUAwAAAAA=&#10;"/>
                      <v:group id="Group 384" o:spid="_x0000_s1397" style="position:absolute;left:7200;top:5040;width:1296;height:1296" coordorigin="8640,5184" coordsize="1296,1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sSr/cQAAADfAAAA&#10;DwAAAAAAAAAAAAAAAACqAgAAZHJzL2Rvd25yZXYueG1sUEsFBgAAAAAEAAQA+gAAAJsDAAAAAA==&#10;">
                        <v:shape id="Text Box 385" o:spid="_x0000_s1398" type="#_x0000_t202" style="position:absolute;left:8640;top:5904;width:129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j328MA&#10;AADfAAAADwAAAGRycy9kb3ducmV2LnhtbERPTWvCQBC9C/6HZYTedLdSRaOriKXQU4vRFrwN2TEJ&#10;zc6G7Nak/75zKPT4eN/b/eAbdacu1oEtPM4MKOIiuJpLC5fzy3QFKiZkh01gsvBDEfa78WiLmQs9&#10;n+iep1JJCMcMLVQptZnWsajIY5yFlli4W+g8JoFdqV2HvYT7Rs+NWWqPNUtDhS0dKyq+8m9v4ePt&#10;dv18Mu/ls1+0fRiMZr/W1j5MhsMGVKIh/Yv/3K9O5q/ni5UMlj8CQO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yj328MAAADfAAAADwAAAAAAAAAAAAAAAACYAgAAZHJzL2Rv&#10;d25yZXYueG1sUEsFBgAAAAAEAAQA9QAAAIgDAAAAAA==&#10;" filled="f" stroked="f">
                          <v:textbox>
                            <w:txbxContent>
                              <w:p w:rsidR="007265C8" w:rsidRDefault="007265C8" w:rsidP="00AB350F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t>+  v</w:t>
                                </w:r>
                                <w:r>
                                  <w:rPr>
                                    <w:vertAlign w:val="subscript"/>
                                  </w:rPr>
                                  <w:t>o3</w:t>
                                </w:r>
                                <w:proofErr w:type="gramEnd"/>
                                <w:r>
                                  <w:t xml:space="preserve">  </w:t>
                                </w:r>
                                <w:r>
                                  <w:sym w:font="Symbol" w:char="F02D"/>
                                </w:r>
                              </w:p>
                            </w:txbxContent>
                          </v:textbox>
                        </v:shape>
                        <v:group id="Group 386" o:spid="_x0000_s1399" style="position:absolute;left:8640;top:51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BeaFMQAAADfAAAA&#10;DwAAAAAAAAAAAAAAAACqAgAAZHJzL2Rvd25yZXYueG1sUEsFBgAAAAAEAAQA+gAAAJsDAAAAAA==&#10;">
                          <v:group id="Group 387" o:spid="_x0000_s1400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z0pVTFAAAA3wAA&#10;AA8AAAAAAAAAAAAAAAAAqgIAAGRycy9kb3ducmV2LnhtbFBLBQYAAAAABAAEAPoAAACcAwAAAAA=&#10;">
                            <v:rect id="Rectangle 388" o:spid="_x0000_s140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nS8UA&#10;AADfAAAADwAAAGRycy9kb3ducmV2LnhtbERPy2oCMRTdF/oP4QruakbBWqdGKWqL6KI+ocvr5Doz&#10;OLkZk1THv28KhS4P5z2aNKYSV3K+tKyg20lAEGdWl5wr2O/en15A+ICssbJMCu7kYTJ+fBhhqu2N&#10;N3TdhlzEEPYpKihCqFMpfVaQQd+xNXHkTtYZDBG6XGqHtxhuKtlLkmdpsOTYUGBN04Ky8/bbKFjO&#10;+ubTfcw3YbCuB4fya3U53Y9KtVvN2yuIQE34F/+5FzrOH/b6wy78/okA5P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S2dLxQAAAN8AAAAPAAAAAAAAAAAAAAAAAJgCAABkcnMv&#10;ZG93bnJldi54bWxQSwUGAAAAAAQABAD1AAAAigMAAAAA&#10;" filled="f" stroked="f" strokecolor="#f60"/>
                            <v:shape id="Text Box 389" o:spid="_x0000_s140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XACsMA&#10;AADfAAAADwAAAGRycy9kb3ducmV2LnhtbERPTWvCQBC9F/wPywje6sZIi0ldRQSh7a1pwR6H7JgE&#10;s7Nhd6qxv75bKPT4eN/r7eh6daEQO88GFvMMFHHtbceNgY/3w/0KVBRki71nMnCjCNvN5G6NpfVX&#10;fqNLJY1KIRxLNNCKDKXWsW7JYZz7gThxJx8cSoKh0TbgNYW7XudZ9qgddpwaWhxo31J9rr6cgd33&#10;MobqpVgtXvkzP45HuR1OYsxsOu6eQAmN8i/+cz/bNL/IH4ocfv8kAH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XACsMAAADfAAAADwAAAAAAAAAAAAAAAACYAgAAZHJzL2Rv&#10;d25yZXYueG1sUEsFBgAAAAAEAAQA9QAAAIgDAAAAAA==&#10;" filled="f" stroked="f" strokecolor="#f60">
                              <v:textbox>
                                <w:txbxContent>
                                  <w:p w:rsidR="007265C8" w:rsidRDefault="007265C8" w:rsidP="00AB350F">
                                    <w:pPr>
                                      <w:pStyle w:val="4"/>
                                    </w:pPr>
                                    <w:r>
                                      <w:t xml:space="preserve">5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390" o:spid="_x0000_s1403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CY7I8QAAADfAAAA&#10;DwAAAAAAAAAAAAAAAACqAgAAZHJzL2Rvd25yZXYueG1sUEsFBgAAAAAEAAQA+gAAAJsDAAAAAA==&#10;">
                            <v:line id="Line 391" o:spid="_x0000_s1404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vAqMcAAADfAAAADwAAAGRycy9kb3ducmV2LnhtbERPW0vDMBR+F/wP4Qh7c+k2LVtdNsaG&#10;sPkg7gLz8aw5a6vNSUliW/+9EQQfP777fNmbWrTkfGVZwWiYgCDOra64UHA6Pt9PQfiArLG2TAq+&#10;ycNycXszx0zbjvfUHkIhYgj7DBWUITSZlD4vyaAf2oY4clfrDIYIXSG1wy6Gm1qOkySVBiuODSU2&#10;tC4p/zx8GQWvk7e0Xe1etv15l17yzf7y/tE5pQZ3/eoJRKA+/Iv/3Fsd58/Gj7MH+P0TA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W8CoxwAAAN8AAAAPAAAAAAAA&#10;AAAAAAAAAKECAABkcnMvZG93bnJldi54bWxQSwUGAAAAAAQABAD5AAAAlQMAAAAA&#10;"/>
                            <v:group id="Group 392" o:spid="_x0000_s1405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MGzMQAAADfAAAA&#10;DwAAAAAAAAAAAAAAAACqAgAAZHJzL2Rvd25yZXYueG1sUEsFBgAAAAAEAAQA+gAAAJsDAAAAAA==&#10;">
                              <v:rect id="Rectangle 393" o:spid="_x0000_s1406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svn8IA&#10;AADfAAAADwAAAGRycy9kb3ducmV2LnhtbERPzWoCMRC+F/oOYQq91awWra5GKaWVHvRQ9QGGzbhZ&#10;3MwsSarr2zdCwePH979Y9b5VZwqxETYwHBSgiCuxDdcGDvuvlymomJAttsJk4EoRVsvHhwWWVi78&#10;Q+ddqlUO4ViiAZdSV2odK0ce40A64swdJXhMGYZa24CXHO5bPSqKifbYcG5w2NGHo+q0+/UG3uT6&#10;uu2PxTDI5rSuxcrYfYoxz0/9+xxUoj7dxf/ub5vnz0bj2QRufzIA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Sy+fwgAAAN8AAAAPAAAAAAAAAAAAAAAAAJgCAABkcnMvZG93&#10;bnJldi54bWxQSwUGAAAAAAQABAD1AAAAhwMAAAAA&#10;" stroked="f" strokecolor="lime"/>
                              <v:shape id="Freeform 394" o:spid="_x0000_s1407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ZpRMUA&#10;AADfAAAADwAAAGRycy9kb3ducmV2LnhtbERPTUvDQBC9C/6HZQRvdtOA2sZuSykUKoilaUGPQ3ZM&#10;otnZsDtto7/eFYQeH+97thhcp04UYuvZwHiUgSKuvG25NnDYr+8moKIgW+w8k4FvirCYX1/NsLD+&#10;zDs6lVKrFMKxQAONSF9oHauGHMaR74kT9+GDQ0kw1NoGPKdw1+k8yx60w5ZTQ4M9rRqqvsqjM5CX&#10;P+758NluRd7Gx21Yb/Yvr+/G3N4MyydQQoNcxP/ujU3zp/n99BH+/iQAe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tmlExQAAAN8AAAAPAAAAAAAAAAAAAAAAAJgCAABkcnMv&#10;ZG93bnJldi54bWxQSwUGAAAAAAQABAD1AAAAigMAAAAA&#10;" path="m,113l43,r63,223l180,r62,226l322,r62,226l426,113e" filled="f">
                                <v:path arrowok="t" o:connecttype="custom" o:connectlocs="0,113;43,0;106,223;180,0;242,226;322,0;384,226;426,113" o:connectangles="0,0,0,0,0,0,0,0"/>
                              </v:shape>
                            </v:group>
                          </v:group>
                        </v:group>
                      </v:group>
                      <v:group id="Group 395" o:spid="_x0000_s1408" style="position:absolute;left:7056;top:5760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KCqVLFAAAA3wAA&#10;AA8AAAAAAAAAAAAAAAAAqgIAAGRycy9kb3ducmV2LnhtbFBLBQYAAAAABAAEAPoAAACcAwAAAAA=&#10;">
                        <v:line id="Line 396" o:spid="_x0000_s1409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gcecMAAADfAAAADwAAAGRycy9kb3ducmV2LnhtbERPz2vCMBS+C/sfwht409TChq1GEXFu&#10;HjzMDcTbs3m2xealJFG7/94Iwo4f3+/pvDONuJLztWUFo2ECgriwuuZSwe/Px2AMwgdkjY1lUvBH&#10;Huazl94Uc21v/E3XXShFDGGfo4IqhDaX0hcVGfRD2xJH7mSdwRChK6V2eIvhppFpkrxLgzXHhgpb&#10;WlZUnHcXo8BsN+vtwaSfq/0Y7XF9WgRHpVL9124xARGoC//ip/tLx/lZ+pZl8PgTAc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1oHHnDAAAA3wAAAA8AAAAAAAAAAAAA&#10;AAAAoQIAAGRycy9kb3ducmV2LnhtbFBLBQYAAAAABAAEAPkAAACRAwAAAAA=&#10;"/>
                        <v:group id="Group 397" o:spid="_x0000_s1410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bUa/FAAAA3wAA&#10;AA8AAAAAAAAAAAAAAAAAqgIAAGRycy9kb3ducmV2LnhtbFBLBQYAAAAABAAEAPoAAACcAwAAAAA=&#10;">
                          <v:rect id="Rectangle 398" o:spid="_x0000_s1411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798IA&#10;AADfAAAADwAAAGRycy9kb3ducmV2LnhtbERPz2vCMBS+D/wfwhO8zbQK4qpRiiJ6ndtBb8/m2ZY2&#10;LyWJtf73y2Cw48f3e70dTCt6cr62rCCdJiCIC6trLhV8fx3elyB8QNbYWiYFL/Kw3Yze1php++RP&#10;6s+hFDGEfYYKqhC6TEpfVGTQT21HHLm7dQZDhK6U2uEzhptWzpJkIQ3WHBsq7GhXUdGcH0aB29u8&#10;z2/NfHnR7aVJy/k1xaNSk/GQr0AEGsK/+M990nH+x2yRpPD7JwK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svv3wgAAAN8AAAAPAAAAAAAAAAAAAAAAAJgCAABkcnMvZG93&#10;bnJldi54bWxQSwUGAAAAAAQABAD1AAAAhwMAAAAA&#10;" stroked="f" strokecolor="lime"/>
                          <v:shape id="Freeform 399" o:spid="_x0000_s1412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WvcsUA&#10;AADfAAAADwAAAGRycy9kb3ducmV2LnhtbERPz2vCMBS+C/4P4Q12kZnaMXGdUaRM5mEX68bw9mje&#10;mmLzUpuo9b9fBoLHj+/3fNnbRpyp87VjBZNxAoK4dLrmSsHXbv00A+EDssbGMSm4koflYjiYY6bd&#10;hbd0LkIlYgj7DBWYENpMSl8asujHriWO3K/rLIYIu0rqDi8x3DYyTZKptFhzbDDYUm6oPBQnq2A7&#10;2gfz/JkfP3Txnub9z/4w+35R6vGhX72BCNSHu/jm3ug4/zWdJin8/4kA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Ja9yxQAAAN8AAAAPAAAAAAAAAAAAAAAAAJgCAABkcnMv&#10;ZG93bnJldi54bWxQSwUGAAAAAAQABAD1AAAAigMAAAAA&#10;" path="m,113l43,r63,223l180,r62,226l322,r62,226l426,113e" filled="f">
                            <v:path arrowok="t" o:connecttype="custom" o:connectlocs="0,113;43,0;106,223;180,0;242,226;322,0;384,226;426,113" o:connectangles="0,0,0,0,0,0,0,0"/>
                          </v:shape>
                        </v:group>
                      </v:group>
                      <v:group id="Group 400" o:spid="_x0000_s1413" style="position:absolute;left:6336;top:5904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wnP2MQAAADfAAAA&#10;DwAAAAAAAAAAAAAAAACqAgAAZHJzL2Rvd25yZXYueG1sUEsFBgAAAAAEAAQA+gAAAJsDAAAAAA==&#10;">
                        <v:rect id="Rectangle 401" o:spid="_x0000_s1414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MwKMYA&#10;AADfAAAADwAAAGRycy9kb3ducmV2LnhtbERPy04CMRTdk/gPzTVxBx0Jz4FCjCghuhBQE5eX6WVm&#10;4vR2bAsMf29JSFienPd03phKHMn50rKCx04CgjizuuRcwdfna3sEwgdkjZVlUnAmD/PZXWuKqbYn&#10;3tBxG3IRQ9inqKAIoU6l9FlBBn3H1sSR21tnMETocqkdnmK4qWQ3SQbSYMmxocCangvKfrcHo+Bt&#10;0TcfbvmyCcN1Pfwuf97/9uedUg/3zdMERKAm3MRX90rH+ePuIOnB5U8EIG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MwKMYAAADfAAAADwAAAAAAAAAAAAAAAACYAgAAZHJz&#10;L2Rvd25yZXYueG1sUEsFBgAAAAAEAAQA9QAAAIsDAAAAAA==&#10;" filled="f" stroked="f" strokecolor="#f60"/>
                        <v:shape id="Text Box 402" o:spid="_x0000_s1415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OshcMA&#10;AADfAAAADwAAAGRycy9kb3ducmV2LnhtbERPTWvCQBC9F/wPywi91Y0pFU1dRQpC21ujoMchOyah&#10;2dmwO9Xor3cLhR4f73u5HlynzhRi69nAdJKBIq68bbk2sN9tn+agoiBb7DyTgStFWK9GD0ssrL/w&#10;F51LqVUK4ViggUakL7SOVUMO48T3xIk7+eBQEgy1tgEvKdx1Os+ymXbYcmposKe3hqrv8scZ2Nye&#10;Yyg/FvPpJx/zw3CQ6/YkxjyOh80rKKFB/sV/7neb5i/yWfYCv38SAL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OshcMAAADfAAAADwAAAAAAAAAAAAAAAACYAgAAZHJzL2Rv&#10;d25yZXYueG1sUEsFBgAAAAAEAAQA9QAAAIgDAAAAAA==&#10;" filled="f" stroked="f" strokecolor="#f60">
                          <v:textbox>
                            <w:txbxContent>
                              <w:p w:rsidR="007265C8" w:rsidRDefault="007265C8" w:rsidP="00AB350F">
                                <w:pPr>
                                  <w:pStyle w:val="4"/>
                                </w:pPr>
                                <w:r>
                                  <w:t>2</w:t>
                                </w:r>
                                <w:r>
                                  <w:sym w:font="Symbol" w:char="F057"/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line id="Line 403" o:spid="_x0000_s1416" style="position:absolute;flip:x;visibility:visible;mso-wrap-style:square" from="8208,5760" to="9216,5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YAVsUAAADfAAAADwAAAGRycy9kb3ducmV2LnhtbERPz2vCMBS+D/Y/hDfwMmaqjKKdUWQg&#10;ePAyHZXd3pq3prR56ZKo9b9fBoLHj+/3YjXYTpzJh8axgsk4A0FcOd1wreDzsHmZgQgRWWPnmBRc&#10;KcBq+fiwwEK7C3/QeR9rkUI4FKjAxNgXUobKkMUwdj1x4n6ctxgT9LXUHi8p3HZymmW5tNhwajDY&#10;07uhqt2frAI52z3/+vX3a1u2x+PclFXZf+2UGj0N6zcQkYZ4F9/cW53mz6d5lsP/nwR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rYAVsUAAADfAAAADwAAAAAAAAAA&#10;AAAAAAChAgAAZHJzL2Rvd25yZXYueG1sUEsFBgAAAAAEAAQA+QAAAJMDAAAAAA==&#10;"/>
                  </v:group>
                  <v:group id="Group 404" o:spid="_x0000_s1417" style="position:absolute;left:8208;top:5070;width:1152;height:834" coordorigin="6480,7518" coordsize="1152,8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yydvFAAAA3wAA&#10;AA8AAAAAAAAAAAAAAAAAqgIAAGRycy9kb3ducmV2LnhtbFBLBQYAAAAABAAEAPoAAACcAwAAAAA=&#10;">
                    <v:group id="Group 405" o:spid="_x0000_s1418" style="position:absolute;left:6480;top:7518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GtXanFAAAA3wAA&#10;AA8AAAAAAAAAAAAAAAAAqgIAAGRycy9kb3ducmV2LnhtbFBLBQYAAAAABAAEAPoAAACcAwAAAAA=&#10;">
                      <v:rect id="Rectangle 406" o:spid="_x0000_s1419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KftsYA&#10;AADfAAAADwAAAGRycy9kb3ducmV2LnhtbERPy2oCMRTdF/yHcAvd1UyF+pgaRWwVsYvWR8HldXKd&#10;GZzcTJOo4983gtDl4byH48ZU4kzOl5YVvLQTEMSZ1SXnCrab2XMfhA/IGivLpOBKHsaj1sMQU20v&#10;vKLzOuQihrBPUUERQp1K6bOCDPq2rYkjd7DOYIjQ5VI7vMRwU8lOknSlwZJjQ4E1TQvKjuuTUbB8&#10;fzVfbv6xCr3vuvdT7j5/D9e9Uk+PzeQNRKAm/Ivv7oWO8wedbjKA258IQI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KftsYAAADfAAAADwAAAAAAAAAAAAAAAACYAgAAZHJz&#10;L2Rvd25yZXYueG1sUEsFBgAAAAAEAAQA9QAAAIsDAAAAAA==&#10;" filled="f" stroked="f" strokecolor="#f60"/>
                      <v:shape id="Text Box 407" o:spid="_x0000_s1420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2ZwMMA&#10;AADfAAAADwAAAGRycy9kb3ducmV2LnhtbERPTWvCQBC9F/oflhF6q5tEEI2uIgWh9tZU0OOSHZNg&#10;djbsTjX213cOhR4f73u9HX2vbhhTF8hAPs1AIdXBddQYOH7tXxegEltytg+EBh6YYLt5flrb0oU7&#10;feKt4kZJCKXSGmiZh1LrVLfobZqGAUm4S4jessDYaBftXcJ9r4ssm2tvO5KG1g741mJ9rb69gd3P&#10;LMXqsFzkH3QuTuOJH/sLG/MyGXcrUIwj/4v/3O9O5i+LeS4P5I8A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2ZwM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AB350F">
                              <w:pPr>
                                <w:pStyle w:val="4"/>
                              </w:pPr>
                              <w:r>
                                <w:t xml:space="preserve">4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408" o:spid="_x0000_s1421" style="position:absolute;left:6480;top:8064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U5i6cQAAADfAAAA&#10;DwAAAAAAAAAAAAAAAACqAgAAZHJzL2Rvd25yZXYueG1sUEsFBgAAAAAEAAQA+gAAAJsDAAAAAA==&#10;">
                      <v:line id="Line 409" o:spid="_x0000_s1422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fYcYAAADfAAAADwAAAGRycy9kb3ducmV2LnhtbERPXUvDMBR9F/wP4Qq+2XQVyuyWjaEI&#10;mw9jm4J7vGuubbW5KUlsu39vhMEeD+d7vhxNK3pyvrGsYJKkIIhLqxuuFHy8vz5MQfiArLG1TArO&#10;5GG5uL2ZY6HtwHvqD6ESMYR9gQrqELpCSl/WZNAntiOO3Jd1BkOErpLa4RDDTSuzNM2lwYZjQ40d&#10;PddU/hx+jYLt4y7vV5u39fi5yU/ly/50/B6cUvd342oGItAYruKLe63j/Kcsn2Tw/ycC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In2HGAAAA3wAAAA8AAAAAAAAA&#10;AAAAAAAAoQIAAGRycy9kb3ducmV2LnhtbFBLBQYAAAAABAAEAPkAAACUAwAAAAA=&#10;"/>
                      <v:group id="Group 410" o:spid="_x0000_s1423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tBZBcQAAADfAAAA&#10;DwAAAAAAAAAAAAAAAACqAgAAZHJzL2Rvd25yZXYueG1sUEsFBgAAAAAEAAQA+gAAAJsDAAAAAA==&#10;">
                        <v:rect id="Rectangle 411" o:spid="_x0000_s1424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N2VcMA&#10;AADfAAAADwAAAGRycy9kb3ducmV2LnhtbERPzU4CMRC+m/gOzZh4k+6iIqwUYgwQD3oQeIDJdthu&#10;2M5s2grL21sSE49fvv/5cvCdOlGIrbCBclSAIq7FttwY2O/WD1NQMSFb7ITJwIUiLBe3N3OsrJz5&#10;m07b1KgcwrFCAy6lvtI61o48xpH0xJk7SPCYMgyNtgHPOdx3elwUE+2x5dzgsKd3R/Vx++MNvMjl&#10;8Ws4FGWQz+OmESvPbiXG3N8Nb6+gEg3pX/zn/rB5/mw8KZ/g+icD0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N2VcMAAADfAAAADwAAAAAAAAAAAAAAAACYAgAAZHJzL2Rv&#10;d25yZXYueG1sUEsFBgAAAAAEAAQA9QAAAIgDAAAAAA==&#10;" stroked="f" strokecolor="lime"/>
                        <v:shape id="Freeform 412" o:spid="_x0000_s1425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4wjsUA&#10;AADfAAAADwAAAGRycy9kb3ducmV2LnhtbERPTUvDQBC9C/6HZQre7CYBi8ZuSxEKFcRiWmiPQ3ZM&#10;otnZsDtto7/eFQSPj/c9X46uV2cKsfNsIJ9moIhrbztuDOx369t7UFGQLfaeycAXRVgurq/mWFp/&#10;4Tc6V9KoFMKxRAOtyFBqHeuWHMapH4gT9+6DQ0kwNNoGvKRw1+siy2baYcepocWBnlqqP6uTM1BU&#10;3+55/9FtRQ75aRvWm93L69GYm8m4egQlNMq/+M+9sWn+QzHL7+D3TwK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3jCO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</v:group>
                <v:line id="Line 413" o:spid="_x0000_s1426" style="position:absolute;visibility:visible;mso-wrap-style:square" from="6480,5904" to="6912,59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xWgccAAADfAAAADwAAAGRycy9kb3ducmV2LnhtbERPXWvCMBR9H+w/hDvYy9C0onWrRtkE&#10;mSADdUN8vDTXpqy56ZpMO3+9GQz2eDjf03lna3Gi1leOFaT9BARx4XTFpYKP92XvEYQPyBprx6Tg&#10;hzzMZ7c3U8y1O/OWTrtQihjCPkcFJoQml9IXhiz6vmuII3d0rcUQYVtK3eI5httaDpIkkxYrjg0G&#10;G1oYKj5331bBcfMQLsPXRfH2lZnDvhqN9+nLWqn7u+55AiJQF/7Ff+6VjvOfBlmawe+fCEDO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nFaBxwAAAN8AAAAPAAAAAAAA&#10;AAAAAAAAAKECAABkcnMvZG93bnJldi54bWxQSwUGAAAAAAQABAD5AAAAlQMAAAAA&#10;" strokeweight="3pt">
                  <v:stroke endarrow="block" linestyle="thinThin"/>
                </v:line>
              </v:group>
            </w:pict>
          </mc:Fallback>
        </mc:AlternateContent>
      </w:r>
    </w:p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/>
    <w:p w:rsidR="00AB350F" w:rsidRDefault="00AB350F" w:rsidP="00AB350F">
      <w:pPr>
        <w:jc w:val="center"/>
      </w:pPr>
      <w:r>
        <w:t>7||</w:t>
      </w:r>
      <w:proofErr w:type="gramStart"/>
      <w:r>
        <w:t>12  =</w:t>
      </w:r>
      <w:proofErr w:type="gramEnd"/>
      <w:r>
        <w:t xml:space="preserve">  (84/19) ohms,  v</w:t>
      </w:r>
      <w:r>
        <w:rPr>
          <w:vertAlign w:val="subscript"/>
        </w:rPr>
        <w:t>2</w:t>
      </w:r>
      <w:r>
        <w:t xml:space="preserve">  =  [(84/19)/(4 + 84/19)]38  =  19.95</w:t>
      </w:r>
    </w:p>
    <w:p w:rsidR="00AB350F" w:rsidRDefault="00AB350F" w:rsidP="00AB350F">
      <w:pPr>
        <w:jc w:val="center"/>
      </w:pPr>
      <w:proofErr w:type="gramStart"/>
      <w:r>
        <w:t>V</w:t>
      </w:r>
      <w:r>
        <w:rPr>
          <w:vertAlign w:val="subscript"/>
        </w:rPr>
        <w:t>o3</w:t>
      </w:r>
      <w:r>
        <w:t xml:space="preserve">  =</w:t>
      </w:r>
      <w:proofErr w:type="gramEnd"/>
      <w:r>
        <w:t xml:space="preserve">  (-5/7)v2  =  -14.25</w:t>
      </w:r>
    </w:p>
    <w:p w:rsidR="00AB350F" w:rsidRPr="0009561F" w:rsidRDefault="00AB350F" w:rsidP="00AB350F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t>v</w:t>
      </w:r>
      <w:r>
        <w:rPr>
          <w:vertAlign w:val="subscript"/>
        </w:rPr>
        <w:t>o</w:t>
      </w:r>
      <w:proofErr w:type="spellEnd"/>
      <w:r>
        <w:t xml:space="preserve">  =</w:t>
      </w:r>
      <w:proofErr w:type="gramEnd"/>
      <w:r>
        <w:t xml:space="preserve">  10 + 4 – 14.25  =  </w:t>
      </w:r>
      <w:r>
        <w:rPr>
          <w:b/>
          <w:bCs/>
          <w:u w:val="single"/>
        </w:rPr>
        <w:t>–250 mV</w:t>
      </w:r>
    </w:p>
    <w:p w:rsidR="00536273" w:rsidRPr="002B4C61" w:rsidRDefault="00536273" w:rsidP="002B4C61">
      <w:pPr>
        <w:rPr>
          <w:rFonts w:ascii="Times New Roman" w:hAnsi="Times New Roman" w:cs="Times New Roman"/>
          <w:sz w:val="24"/>
          <w:szCs w:val="24"/>
        </w:rPr>
      </w:pPr>
    </w:p>
    <w:p w:rsidR="00536273" w:rsidRPr="00536273" w:rsidRDefault="00536273" w:rsidP="00536273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2D18A5" w:rsidRPr="002D18A5" w:rsidRDefault="002D18A5" w:rsidP="002D18A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18A5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Apply source transformation to find </w:t>
      </w:r>
      <w:proofErr w:type="spellStart"/>
      <w:r w:rsidRPr="002D18A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US"/>
        </w:rPr>
        <w:t>v</w:t>
      </w:r>
      <w:r w:rsidRPr="002D18A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vertAlign w:val="subscript"/>
          <w:lang w:eastAsia="en-US"/>
        </w:rPr>
        <w:t>x</w:t>
      </w:r>
      <w:proofErr w:type="spellEnd"/>
      <w:r w:rsidRPr="002D18A5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in the circuit of Fig.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4</w:t>
      </w:r>
      <w:r w:rsidRPr="002D18A5">
        <w:rPr>
          <w:rFonts w:ascii="Times New Roman" w:eastAsia="Times New Roman" w:hAnsi="Times New Roman" w:cs="Times New Roman"/>
          <w:sz w:val="24"/>
          <w:szCs w:val="24"/>
          <w:lang w:eastAsia="en-US"/>
        </w:rPr>
        <w:t>.</w:t>
      </w:r>
    </w:p>
    <w:p w:rsidR="002D18A5" w:rsidRPr="002D18A5" w:rsidRDefault="002D18A5" w:rsidP="002D18A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8000" cy="990600"/>
            <wp:effectExtent l="0" t="0" r="0" b="0"/>
            <wp:docPr id="110622" name="Picture 110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8A5" w:rsidRPr="002D18A5" w:rsidRDefault="002D18A5" w:rsidP="002D18A5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2D18A5" w:rsidRPr="002D4308" w:rsidRDefault="002D18A5" w:rsidP="002D18A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eastAsia="zh-HK"/>
        </w:rPr>
      </w:pPr>
      <w:r w:rsidRPr="002D18A5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Figure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4</w:t>
      </w:r>
    </w:p>
    <w:p w:rsidR="002D18A5" w:rsidRPr="002D18A5" w:rsidRDefault="002D18A5" w:rsidP="002D18A5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Transforming the voltage sources to current sources gives the circuit in Fig. (a).  </w:t>
      </w: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2D18A5">
        <w:rPr>
          <w:rFonts w:ascii="Times New Roman" w:hAnsi="Times New Roman" w:cs="Times New Roman"/>
          <w:sz w:val="24"/>
          <w:szCs w:val="24"/>
          <w:lang w:eastAsia="en-US"/>
        </w:rPr>
        <w:t>10||</w:t>
      </w:r>
      <w:proofErr w:type="gramStart"/>
      <w:r w:rsidRPr="002D18A5">
        <w:rPr>
          <w:rFonts w:ascii="Times New Roman" w:hAnsi="Times New Roman" w:cs="Times New Roman"/>
          <w:sz w:val="24"/>
          <w:szCs w:val="24"/>
          <w:lang w:eastAsia="en-US"/>
        </w:rPr>
        <w:t>40  =</w:t>
      </w:r>
      <w:proofErr w:type="gramEnd"/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  8 ohms</w:t>
      </w: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2D18A5">
        <w:rPr>
          <w:rFonts w:ascii="Times New Roman" w:hAnsi="Times New Roman" w:cs="Times New Roman"/>
          <w:sz w:val="24"/>
          <w:szCs w:val="24"/>
          <w:lang w:eastAsia="en-US"/>
        </w:rPr>
        <w:t>Transforming the current sources to voltage sources yields the circuit in Fig. (b)</w:t>
      </w:r>
      <w:proofErr w:type="gramStart"/>
      <w:r w:rsidRPr="002D18A5">
        <w:rPr>
          <w:rFonts w:ascii="Times New Roman" w:hAnsi="Times New Roman" w:cs="Times New Roman"/>
          <w:sz w:val="24"/>
          <w:szCs w:val="24"/>
          <w:lang w:eastAsia="en-US"/>
        </w:rPr>
        <w:t>.  Applying</w:t>
      </w:r>
      <w:proofErr w:type="gramEnd"/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 KVL to the loop,</w:t>
      </w: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zh-HK"/>
        </w:rPr>
      </w:pPr>
    </w:p>
    <w:p w:rsidR="002D18A5" w:rsidRPr="002D18A5" w:rsidRDefault="002D18A5" w:rsidP="002D18A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2D18A5">
        <w:rPr>
          <w:rFonts w:ascii="Times New Roman" w:hAnsi="Times New Roman" w:cs="Times New Roman"/>
          <w:sz w:val="24"/>
          <w:szCs w:val="24"/>
          <w:lang w:eastAsia="en-US"/>
        </w:rPr>
        <w:t>-</w:t>
      </w:r>
      <w:proofErr w:type="gramStart"/>
      <w:r w:rsidRPr="002D18A5">
        <w:rPr>
          <w:rFonts w:ascii="Times New Roman" w:hAnsi="Times New Roman" w:cs="Times New Roman"/>
          <w:sz w:val="24"/>
          <w:szCs w:val="24"/>
          <w:lang w:eastAsia="en-US"/>
        </w:rPr>
        <w:t>40  +</w:t>
      </w:r>
      <w:proofErr w:type="gramEnd"/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  (8 + 12 + 20)i + 200  =  0  leads to  i  =  -4</w:t>
      </w:r>
    </w:p>
    <w:p w:rsidR="002D18A5" w:rsidRPr="002D18A5" w:rsidRDefault="002D18A5" w:rsidP="002D18A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eastAsia="en-US"/>
        </w:rPr>
      </w:pPr>
      <w:proofErr w:type="spellStart"/>
      <w:proofErr w:type="gramStart"/>
      <w:r w:rsidRPr="002D18A5">
        <w:rPr>
          <w:rFonts w:ascii="Times New Roman" w:hAnsi="Times New Roman" w:cs="Times New Roman"/>
          <w:sz w:val="24"/>
          <w:szCs w:val="24"/>
          <w:lang w:eastAsia="en-US"/>
        </w:rPr>
        <w:t>v</w:t>
      </w:r>
      <w:r w:rsidRPr="002D18A5">
        <w:rPr>
          <w:rFonts w:ascii="Times New Roman" w:hAnsi="Times New Roman" w:cs="Times New Roman"/>
          <w:sz w:val="24"/>
          <w:szCs w:val="24"/>
          <w:vertAlign w:val="subscript"/>
          <w:lang w:eastAsia="en-US"/>
        </w:rPr>
        <w:t>x</w:t>
      </w:r>
      <w:proofErr w:type="spellEnd"/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  12i</w:t>
      </w:r>
      <w:proofErr w:type="gramEnd"/>
      <w:r w:rsidRPr="002D18A5">
        <w:rPr>
          <w:rFonts w:ascii="Times New Roman" w:hAnsi="Times New Roman" w:cs="Times New Roman"/>
          <w:sz w:val="24"/>
          <w:szCs w:val="24"/>
          <w:lang w:eastAsia="en-US"/>
        </w:rPr>
        <w:t xml:space="preserve">  =  </w:t>
      </w:r>
      <w:r w:rsidRPr="002D18A5">
        <w:rPr>
          <w:rFonts w:ascii="Times New Roman" w:hAnsi="Times New Roman" w:cs="Times New Roman"/>
          <w:b/>
          <w:bCs/>
          <w:sz w:val="24"/>
          <w:szCs w:val="24"/>
          <w:u w:val="single"/>
          <w:lang w:eastAsia="en-US"/>
        </w:rPr>
        <w:t>-48 V</w:t>
      </w:r>
    </w:p>
    <w:p w:rsid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zh-HK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67D288B3" wp14:editId="12D319E4">
                <wp:simplePos x="0" y="0"/>
                <wp:positionH relativeFrom="column">
                  <wp:posOffset>548640</wp:posOffset>
                </wp:positionH>
                <wp:positionV relativeFrom="paragraph">
                  <wp:posOffset>0</wp:posOffset>
                </wp:positionV>
                <wp:extent cx="4114800" cy="3474720"/>
                <wp:effectExtent l="0" t="0" r="3810" b="1905"/>
                <wp:wrapNone/>
                <wp:docPr id="110623" name="Group 110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14800" cy="3474720"/>
                          <a:chOff x="2736" y="8496"/>
                          <a:chExt cx="6480" cy="5472"/>
                        </a:xfrm>
                      </wpg:grpSpPr>
                      <wpg:grpSp>
                        <wpg:cNvPr id="193203" name="Group 108"/>
                        <wpg:cNvGrpSpPr>
                          <a:grpSpLocks/>
                        </wpg:cNvGrpSpPr>
                        <wpg:grpSpPr bwMode="auto">
                          <a:xfrm>
                            <a:off x="2736" y="8496"/>
                            <a:ext cx="6480" cy="2592"/>
                            <a:chOff x="2736" y="8784"/>
                            <a:chExt cx="6480" cy="2592"/>
                          </a:xfrm>
                        </wpg:grpSpPr>
                        <wpg:grpSp>
                          <wpg:cNvPr id="193204" name="Group 109"/>
                          <wpg:cNvGrpSpPr>
                            <a:grpSpLocks/>
                          </wpg:cNvGrpSpPr>
                          <wpg:grpSpPr bwMode="auto">
                            <a:xfrm>
                              <a:off x="5760" y="8784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205" name="Group 1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206" name="Rectangle 1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207" name="Text Box 1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4"/>
                                    </w:pPr>
                                    <w:r>
                                      <w:t xml:space="preserve">12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208" name="Group 1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209" name="Line 114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210" name="Group 1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211" name="Rectangle 1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212" name="Freeform 1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3213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16" y="10296"/>
                              <a:ext cx="576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214" name="Group 119"/>
                          <wpg:cNvGrpSpPr>
                            <a:grpSpLocks/>
                          </wpg:cNvGrpSpPr>
                          <wpg:grpSpPr bwMode="auto">
                            <a:xfrm>
                              <a:off x="4032" y="9504"/>
                              <a:ext cx="1152" cy="1152"/>
                              <a:chOff x="7344" y="8640"/>
                              <a:chExt cx="1152" cy="1152"/>
                            </a:xfrm>
                          </wpg:grpSpPr>
                          <wpg:grpSp>
                            <wpg:cNvPr id="193215" name="Group 1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8640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3344" name="Line 121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345" name="Group 1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3346" name="Rectangle 123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347" name="Freeform 124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3348" name="Group 1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8928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3349" name="Text Box 1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3"/>
                                    </w:pPr>
                                    <w:r>
                                      <w:t>10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350" name="Rectangle 1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351" name="Group 128"/>
                          <wpg:cNvGrpSpPr>
                            <a:grpSpLocks/>
                          </wpg:cNvGrpSpPr>
                          <wpg:grpSpPr bwMode="auto">
                            <a:xfrm>
                              <a:off x="5904" y="10800"/>
                              <a:ext cx="864" cy="576"/>
                              <a:chOff x="8928" y="8208"/>
                              <a:chExt cx="1152" cy="576"/>
                            </a:xfrm>
                          </wpg:grpSpPr>
                          <wps:wsp>
                            <wps:cNvPr id="193352" name="Text Box 1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29" y="8280"/>
                                <a:ext cx="1051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3"/>
                                    <w:jc w:val="center"/>
                                  </w:pPr>
                                  <w:r>
                                    <w:t>(a)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353" name="Rectangle 1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28" y="8208"/>
                                <a:ext cx="1152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354" name="Group 131"/>
                          <wpg:cNvGrpSpPr>
                            <a:grpSpLocks/>
                          </wpg:cNvGrpSpPr>
                          <wpg:grpSpPr bwMode="auto">
                            <a:xfrm>
                              <a:off x="6048" y="9504"/>
                              <a:ext cx="1296" cy="1152"/>
                              <a:chOff x="8496" y="11088"/>
                              <a:chExt cx="1296" cy="1152"/>
                            </a:xfrm>
                          </wpg:grpSpPr>
                          <wpg:grpSp>
                            <wpg:cNvPr id="193355" name="Group 1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16" y="11088"/>
                                <a:ext cx="576" cy="1152"/>
                                <a:chOff x="2448" y="3534"/>
                                <a:chExt cx="576" cy="1152"/>
                              </a:xfrm>
                            </wpg:grpSpPr>
                            <wps:wsp>
                              <wps:cNvPr id="193356" name="Line 133"/>
                              <wps:cNvCnPr/>
                              <wps:spPr bwMode="auto">
                                <a:xfrm>
                                  <a:off x="2736" y="353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357" name="Group 1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48" y="3820"/>
                                  <a:ext cx="576" cy="578"/>
                                  <a:chOff x="2448" y="3820"/>
                                  <a:chExt cx="576" cy="578"/>
                                </a:xfrm>
                              </wpg:grpSpPr>
                              <wpg:grpSp>
                                <wpg:cNvPr id="193358" name="Group 1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48" y="3820"/>
                                    <a:ext cx="576" cy="578"/>
                                    <a:chOff x="2448" y="2222"/>
                                    <a:chExt cx="576" cy="578"/>
                                  </a:xfrm>
                                </wpg:grpSpPr>
                                <wps:wsp>
                                  <wps:cNvPr id="193359" name="Rectangle 13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2224"/>
                                      <a:ext cx="576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339966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3360" name="Group 13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463" y="2222"/>
                                      <a:ext cx="547" cy="578"/>
                                      <a:chOff x="2463" y="3742"/>
                                      <a:chExt cx="547" cy="578"/>
                                    </a:xfrm>
                                  </wpg:grpSpPr>
                                  <wps:wsp>
                                    <wps:cNvPr id="193361" name="Line 138"/>
                                    <wps:cNvCnPr/>
                                    <wps:spPr bwMode="auto">
                                      <a:xfrm>
                                        <a:off x="2736" y="3742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3362" name="Oval 139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63" y="3758"/>
                                        <a:ext cx="547" cy="54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3363" name="Line 140"/>
                                    <wps:cNvCnPr/>
                                    <wps:spPr bwMode="auto">
                                      <a:xfrm>
                                        <a:off x="2736" y="4306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93364" name="Line 141"/>
                                <wps:cNvCnPr/>
                                <wps:spPr bwMode="auto">
                                  <a:xfrm flipV="1">
                                    <a:off x="2736" y="3888"/>
                                    <a:ext cx="0" cy="43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3365" name="Text Box 1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96" y="11520"/>
                                <a:ext cx="86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4"/>
                                    <w:jc w:val="right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8A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366" name="Group 143"/>
                          <wpg:cNvGrpSpPr>
                            <a:grpSpLocks/>
                          </wpg:cNvGrpSpPr>
                          <wpg:grpSpPr bwMode="auto">
                            <a:xfrm>
                              <a:off x="4896" y="9504"/>
                              <a:ext cx="1152" cy="1152"/>
                              <a:chOff x="7200" y="10512"/>
                              <a:chExt cx="1152" cy="1152"/>
                            </a:xfrm>
                          </wpg:grpSpPr>
                          <wpg:grpSp>
                            <wpg:cNvPr id="193367" name="Group 14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200" y="10800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3368" name="Text Box 1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3"/>
                                    </w:pPr>
                                    <w:r>
                                      <w:t>40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369" name="Rectangle 1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370" name="Group 14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920" y="10512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3371" name="Line 148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372" name="Group 1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3608" name="Rectangle 15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609" name="Freeform 151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3610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60" y="9504"/>
                              <a:ext cx="1152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2D18A5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t xml:space="preserve">+  </w:t>
                                </w:r>
                                <w:proofErr w:type="spellStart"/>
                                <w:r>
                                  <w:t>v</w:t>
                                </w:r>
                                <w:r>
                                  <w:rPr>
                                    <w:vertAlign w:val="subscript"/>
                                  </w:rPr>
                                  <w:t>x</w:t>
                                </w:r>
                                <w:proofErr w:type="spellEnd"/>
                                <w:proofErr w:type="gramEnd"/>
                                <w:r>
                                  <w:t xml:space="preserve">   </w:t>
                                </w:r>
                                <w:r>
                                  <w:sym w:font="Symbol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611" name="Group 153"/>
                          <wpg:cNvGrpSpPr>
                            <a:grpSpLocks/>
                          </wpg:cNvGrpSpPr>
                          <wpg:grpSpPr bwMode="auto">
                            <a:xfrm>
                              <a:off x="7920" y="9504"/>
                              <a:ext cx="1296" cy="1152"/>
                              <a:chOff x="8496" y="11088"/>
                              <a:chExt cx="1296" cy="1152"/>
                            </a:xfrm>
                          </wpg:grpSpPr>
                          <wpg:grpSp>
                            <wpg:cNvPr id="193612" name="Group 1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16" y="11088"/>
                                <a:ext cx="576" cy="1152"/>
                                <a:chOff x="2448" y="3534"/>
                                <a:chExt cx="576" cy="1152"/>
                              </a:xfrm>
                            </wpg:grpSpPr>
                            <wps:wsp>
                              <wps:cNvPr id="193613" name="Line 155"/>
                              <wps:cNvCnPr/>
                              <wps:spPr bwMode="auto">
                                <a:xfrm>
                                  <a:off x="2736" y="353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14" name="Group 1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48" y="3820"/>
                                  <a:ext cx="576" cy="578"/>
                                  <a:chOff x="2448" y="3820"/>
                                  <a:chExt cx="576" cy="578"/>
                                </a:xfrm>
                              </wpg:grpSpPr>
                              <wpg:grpSp>
                                <wpg:cNvPr id="193615" name="Group 1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48" y="3820"/>
                                    <a:ext cx="576" cy="578"/>
                                    <a:chOff x="2448" y="2222"/>
                                    <a:chExt cx="576" cy="578"/>
                                  </a:xfrm>
                                </wpg:grpSpPr>
                                <wps:wsp>
                                  <wps:cNvPr id="193616" name="Rectangle 15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2224"/>
                                      <a:ext cx="576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339966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3617" name="Group 15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463" y="2222"/>
                                      <a:ext cx="547" cy="578"/>
                                      <a:chOff x="2463" y="3742"/>
                                      <a:chExt cx="547" cy="578"/>
                                    </a:xfrm>
                                  </wpg:grpSpPr>
                                  <wps:wsp>
                                    <wps:cNvPr id="193618" name="Line 160"/>
                                    <wps:cNvCnPr/>
                                    <wps:spPr bwMode="auto">
                                      <a:xfrm>
                                        <a:off x="2736" y="3742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3619" name="Oval 16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63" y="3758"/>
                                        <a:ext cx="547" cy="54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3620" name="Line 162"/>
                                    <wps:cNvCnPr/>
                                    <wps:spPr bwMode="auto">
                                      <a:xfrm>
                                        <a:off x="2736" y="4306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93621" name="Line 163"/>
                                <wps:cNvCnPr/>
                                <wps:spPr bwMode="auto">
                                  <a:xfrm flipV="1">
                                    <a:off x="2736" y="3888"/>
                                    <a:ext cx="0" cy="43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3622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96" y="11520"/>
                                <a:ext cx="86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4"/>
                                    <w:jc w:val="right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2A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623" name="Group 165"/>
                          <wpg:cNvGrpSpPr>
                            <a:grpSpLocks/>
                          </wpg:cNvGrpSpPr>
                          <wpg:grpSpPr bwMode="auto">
                            <a:xfrm>
                              <a:off x="2736" y="9504"/>
                              <a:ext cx="1296" cy="1152"/>
                              <a:chOff x="8496" y="11088"/>
                              <a:chExt cx="1296" cy="1152"/>
                            </a:xfrm>
                          </wpg:grpSpPr>
                          <wpg:grpSp>
                            <wpg:cNvPr id="193624" name="Group 1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9216" y="11088"/>
                                <a:ext cx="576" cy="1152"/>
                                <a:chOff x="2448" y="3534"/>
                                <a:chExt cx="576" cy="1152"/>
                              </a:xfrm>
                            </wpg:grpSpPr>
                            <wps:wsp>
                              <wps:cNvPr id="193625" name="Line 167"/>
                              <wps:cNvCnPr/>
                              <wps:spPr bwMode="auto">
                                <a:xfrm>
                                  <a:off x="2736" y="353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26" name="Group 1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48" y="3820"/>
                                  <a:ext cx="576" cy="578"/>
                                  <a:chOff x="2448" y="3820"/>
                                  <a:chExt cx="576" cy="578"/>
                                </a:xfrm>
                              </wpg:grpSpPr>
                              <wpg:grpSp>
                                <wpg:cNvPr id="193627" name="Group 16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48" y="3820"/>
                                    <a:ext cx="576" cy="578"/>
                                    <a:chOff x="2448" y="2222"/>
                                    <a:chExt cx="576" cy="578"/>
                                  </a:xfrm>
                                </wpg:grpSpPr>
                                <wps:wsp>
                                  <wps:cNvPr id="193628" name="Rectangle 17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48" y="2224"/>
                                      <a:ext cx="576" cy="57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339966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93629" name="Group 1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463" y="2222"/>
                                      <a:ext cx="547" cy="578"/>
                                      <a:chOff x="2463" y="3742"/>
                                      <a:chExt cx="547" cy="578"/>
                                    </a:xfrm>
                                  </wpg:grpSpPr>
                                  <wps:wsp>
                                    <wps:cNvPr id="193630" name="Line 172"/>
                                    <wps:cNvCnPr/>
                                    <wps:spPr bwMode="auto">
                                      <a:xfrm>
                                        <a:off x="2736" y="3742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193631" name="Oval 17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463" y="3758"/>
                                        <a:ext cx="547" cy="54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92515" name="Line 174"/>
                                    <wps:cNvCnPr/>
                                    <wps:spPr bwMode="auto">
                                      <a:xfrm>
                                        <a:off x="2736" y="4306"/>
                                        <a:ext cx="0" cy="14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93632" name="Line 175"/>
                                <wps:cNvCnPr/>
                                <wps:spPr bwMode="auto">
                                  <a:xfrm flipV="1">
                                    <a:off x="2736" y="3888"/>
                                    <a:ext cx="0" cy="43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93633" name="Text Box 1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96" y="11520"/>
                                <a:ext cx="86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4"/>
                                    <w:jc w:val="right"/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5A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634" name="Group 177"/>
                          <wpg:cNvGrpSpPr>
                            <a:grpSpLocks/>
                          </wpg:cNvGrpSpPr>
                          <wpg:grpSpPr bwMode="auto">
                            <a:xfrm>
                              <a:off x="7200" y="9504"/>
                              <a:ext cx="1152" cy="1152"/>
                              <a:chOff x="7344" y="8640"/>
                              <a:chExt cx="1152" cy="1152"/>
                            </a:xfrm>
                          </wpg:grpSpPr>
                          <wpg:grpSp>
                            <wpg:cNvPr id="193635" name="Group 1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8640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3636" name="Line 179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37" name="Group 1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3638" name="Rectangle 181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639" name="Freeform 182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3640" name="Group 1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8928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3641" name="Text Box 18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3"/>
                                    </w:pPr>
                                    <w:r>
                                      <w:t>20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642" name="Rectangle 1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3643" name="Line 186"/>
                          <wps:cNvCnPr/>
                          <wps:spPr bwMode="auto">
                            <a:xfrm>
                              <a:off x="3744" y="10656"/>
                              <a:ext cx="51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644" name="Line 187"/>
                          <wps:cNvCnPr/>
                          <wps:spPr bwMode="auto">
                            <a:xfrm>
                              <a:off x="3744" y="9504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645" name="Line 188"/>
                          <wps:cNvCnPr/>
                          <wps:spPr bwMode="auto">
                            <a:xfrm>
                              <a:off x="6768" y="9504"/>
                              <a:ext cx="216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646" name="Group 189"/>
                        <wpg:cNvGrpSpPr>
                          <a:grpSpLocks/>
                        </wpg:cNvGrpSpPr>
                        <wpg:grpSpPr bwMode="auto">
                          <a:xfrm>
                            <a:off x="4320" y="11376"/>
                            <a:ext cx="4752" cy="2592"/>
                            <a:chOff x="4752" y="11376"/>
                            <a:chExt cx="4752" cy="2592"/>
                          </a:xfrm>
                        </wpg:grpSpPr>
                        <wpg:grpSp>
                          <wpg:cNvPr id="193647" name="Group 190"/>
                          <wpg:cNvGrpSpPr>
                            <a:grpSpLocks/>
                          </wpg:cNvGrpSpPr>
                          <wpg:grpSpPr bwMode="auto">
                            <a:xfrm>
                              <a:off x="4752" y="12048"/>
                              <a:ext cx="1296" cy="1200"/>
                              <a:chOff x="4896" y="8736"/>
                              <a:chExt cx="1296" cy="1200"/>
                            </a:xfrm>
                          </wpg:grpSpPr>
                          <wps:wsp>
                            <wps:cNvPr id="193648" name="Rectangle 1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896" y="9144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3649" name="Group 19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84" y="9144"/>
                                <a:ext cx="1008" cy="576"/>
                                <a:chOff x="1728" y="2160"/>
                                <a:chExt cx="864" cy="576"/>
                              </a:xfrm>
                            </wpg:grpSpPr>
                            <wps:wsp>
                              <wps:cNvPr id="193650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8" y="2160"/>
                                  <a:ext cx="864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39966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651" name="Text Box 19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2232"/>
                                  <a:ext cx="692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5"/>
                                    </w:pPr>
                                    <w:r>
                                      <w:t>40V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652" name="Group 19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96" y="8736"/>
                                <a:ext cx="592" cy="1200"/>
                                <a:chOff x="4896" y="8736"/>
                                <a:chExt cx="592" cy="1200"/>
                              </a:xfrm>
                            </wpg:grpSpPr>
                            <wps:wsp>
                              <wps:cNvPr id="193653" name="Line 196"/>
                              <wps:cNvCnPr/>
                              <wps:spPr bwMode="auto">
                                <a:xfrm>
                                  <a:off x="5184" y="878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54" name="Group 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96" y="9070"/>
                                  <a:ext cx="576" cy="578"/>
                                  <a:chOff x="2448" y="2222"/>
                                  <a:chExt cx="576" cy="578"/>
                                </a:xfrm>
                              </wpg:grpSpPr>
                              <wps:wsp>
                                <wps:cNvPr id="193655" name="Rectangle 1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22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3656" name="Group 19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22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3657" name="Line 200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3658" name="Oval 20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659" name="Line 202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3660" name="Text Box 20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2" y="8736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  <w:r>
                                      <w:t>+</w:t>
                                    </w: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  <w:r>
                                      <w:sym w:font="Symbol" w:char="F02D"/>
                                    </w: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661" name="Group 204"/>
                          <wpg:cNvGrpSpPr>
                            <a:grpSpLocks/>
                          </wpg:cNvGrpSpPr>
                          <wpg:grpSpPr bwMode="auto">
                            <a:xfrm>
                              <a:off x="6336" y="13392"/>
                              <a:ext cx="864" cy="576"/>
                              <a:chOff x="8928" y="8208"/>
                              <a:chExt cx="1152" cy="576"/>
                            </a:xfrm>
                          </wpg:grpSpPr>
                          <wps:wsp>
                            <wps:cNvPr id="193662" name="Text Box 2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29" y="8280"/>
                                <a:ext cx="1051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3"/>
                                    <w:jc w:val="center"/>
                                  </w:pPr>
                                  <w:r>
                                    <w:t>(b)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663" name="Rectangle 2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928" y="8208"/>
                                <a:ext cx="1152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664" name="Group 207"/>
                          <wpg:cNvGrpSpPr>
                            <a:grpSpLocks/>
                          </wpg:cNvGrpSpPr>
                          <wpg:grpSpPr bwMode="auto">
                            <a:xfrm>
                              <a:off x="5040" y="11376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665" name="Group 2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666" name="Rectangle 2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667" name="Text Box 2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4"/>
                                    </w:pPr>
                                    <w:r>
                                      <w:t xml:space="preserve">8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668" name="Group 2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669" name="Line 212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70" name="Group 21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671" name="Rectangle 2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672" name="Freeform 2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673" name="Group 216"/>
                          <wpg:cNvGrpSpPr>
                            <a:grpSpLocks/>
                          </wpg:cNvGrpSpPr>
                          <wpg:grpSpPr bwMode="auto">
                            <a:xfrm>
                              <a:off x="6336" y="12600"/>
                              <a:ext cx="864" cy="504"/>
                              <a:chOff x="7632" y="5328"/>
                              <a:chExt cx="864" cy="504"/>
                            </a:xfrm>
                          </wpg:grpSpPr>
                          <wps:wsp>
                            <wps:cNvPr id="193674" name="Text Box 2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776" y="5328"/>
                                <a:ext cx="576" cy="50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2D18A5">
                                  <w:pPr>
                                    <w:pStyle w:val="4"/>
                                    <w:rPr>
                                      <w:vertAlign w:val="subscript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t>i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675" name="Arc 218"/>
                            <wps:cNvSpPr>
                              <a:spLocks/>
                            </wps:cNvSpPr>
                            <wps:spPr bwMode="auto">
                              <a:xfrm>
                                <a:off x="7632" y="5380"/>
                                <a:ext cx="864" cy="432"/>
                              </a:xfrm>
                              <a:custGeom>
                                <a:avLst/>
                                <a:gdLst>
                                  <a:gd name="G0" fmla="+- 21600 0 0"/>
                                  <a:gd name="G1" fmla="+- 21600 0 0"/>
                                  <a:gd name="G2" fmla="+- 21600 0 0"/>
                                  <a:gd name="T0" fmla="*/ 3407 w 43200"/>
                                  <a:gd name="T1" fmla="*/ 33244 h 42657"/>
                                  <a:gd name="T2" fmla="*/ 26414 w 43200"/>
                                  <a:gd name="T3" fmla="*/ 42657 h 42657"/>
                                  <a:gd name="T4" fmla="*/ 21600 w 43200"/>
                                  <a:gd name="T5" fmla="*/ 21600 h 426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200" h="42657" fill="none" extrusionOk="0">
                                    <a:moveTo>
                                      <a:pt x="3407" y="33243"/>
                                    </a:moveTo>
                                    <a:cubicBezTo>
                                      <a:pt x="1182" y="29767"/>
                                      <a:pt x="0" y="25727"/>
                                      <a:pt x="0" y="21600"/>
                                    </a:cubicBezTo>
                                    <a:cubicBezTo>
                                      <a:pt x="0" y="9670"/>
                                      <a:pt x="9670" y="0"/>
                                      <a:pt x="21600" y="0"/>
                                    </a:cubicBezTo>
                                    <a:cubicBezTo>
                                      <a:pt x="33529" y="0"/>
                                      <a:pt x="43200" y="9670"/>
                                      <a:pt x="43200" y="21600"/>
                                    </a:cubicBezTo>
                                    <a:cubicBezTo>
                                      <a:pt x="43200" y="31674"/>
                                      <a:pt x="36235" y="40411"/>
                                      <a:pt x="26413" y="42656"/>
                                    </a:cubicBezTo>
                                  </a:path>
                                  <a:path w="43200" h="42657" stroke="0" extrusionOk="0">
                                    <a:moveTo>
                                      <a:pt x="3407" y="33243"/>
                                    </a:moveTo>
                                    <a:cubicBezTo>
                                      <a:pt x="1182" y="29767"/>
                                      <a:pt x="0" y="25727"/>
                                      <a:pt x="0" y="21600"/>
                                    </a:cubicBezTo>
                                    <a:cubicBezTo>
                                      <a:pt x="0" y="9670"/>
                                      <a:pt x="9670" y="0"/>
                                      <a:pt x="21600" y="0"/>
                                    </a:cubicBezTo>
                                    <a:cubicBezTo>
                                      <a:pt x="33529" y="0"/>
                                      <a:pt x="43200" y="9670"/>
                                      <a:pt x="43200" y="21600"/>
                                    </a:cubicBezTo>
                                    <a:cubicBezTo>
                                      <a:pt x="43200" y="31674"/>
                                      <a:pt x="36235" y="40411"/>
                                      <a:pt x="26413" y="42656"/>
                                    </a:cubicBezTo>
                                    <a:lnTo>
                                      <a:pt x="21600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676" name="Group 219"/>
                          <wpg:cNvGrpSpPr>
                            <a:grpSpLocks/>
                          </wpg:cNvGrpSpPr>
                          <wpg:grpSpPr bwMode="auto">
                            <a:xfrm>
                              <a:off x="8064" y="12048"/>
                              <a:ext cx="1440" cy="1200"/>
                              <a:chOff x="8064" y="12048"/>
                              <a:chExt cx="1440" cy="1200"/>
                            </a:xfrm>
                          </wpg:grpSpPr>
                          <wps:wsp>
                            <wps:cNvPr id="193677" name="Rectangle 2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64" y="12456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3678" name="Group 2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8352" y="12456"/>
                                <a:ext cx="1152" cy="576"/>
                                <a:chOff x="1728" y="2160"/>
                                <a:chExt cx="864" cy="576"/>
                              </a:xfrm>
                            </wpg:grpSpPr>
                            <wps:wsp>
                              <wps:cNvPr id="193679" name="Rectangle 2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8" y="2160"/>
                                  <a:ext cx="864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39966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680" name="Text Box 2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2232"/>
                                  <a:ext cx="692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5"/>
                                    </w:pPr>
                                    <w:r>
                                      <w:t>200V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681" name="Group 2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064" y="12048"/>
                                <a:ext cx="592" cy="1200"/>
                                <a:chOff x="4896" y="8736"/>
                                <a:chExt cx="592" cy="1200"/>
                              </a:xfrm>
                            </wpg:grpSpPr>
                            <wps:wsp>
                              <wps:cNvPr id="193682" name="Line 225"/>
                              <wps:cNvCnPr/>
                              <wps:spPr bwMode="auto">
                                <a:xfrm>
                                  <a:off x="5184" y="8784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83" name="Group 2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96" y="9070"/>
                                  <a:ext cx="576" cy="578"/>
                                  <a:chOff x="2448" y="2222"/>
                                  <a:chExt cx="576" cy="578"/>
                                </a:xfrm>
                              </wpg:grpSpPr>
                              <wps:wsp>
                                <wps:cNvPr id="193684" name="Rectangle 2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22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3685" name="Group 22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22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3686" name="Line 229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3687" name="Oval 23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688" name="Line 231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3689" name="Text Box 2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2" y="8736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  <w:r>
                                      <w:t>+</w:t>
                                    </w: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  <w:r>
                                      <w:sym w:font="Symbol" w:char="F02D"/>
                                    </w:r>
                                  </w:p>
                                  <w:p w:rsidR="007265C8" w:rsidRDefault="007265C8" w:rsidP="002D18A5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690" name="Group 233"/>
                          <wpg:cNvGrpSpPr>
                            <a:grpSpLocks/>
                          </wpg:cNvGrpSpPr>
                          <wpg:grpSpPr bwMode="auto">
                            <a:xfrm>
                              <a:off x="6192" y="11376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691" name="Group 2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692" name="Rectangle 2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693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4"/>
                                    </w:pPr>
                                    <w:r>
                                      <w:t xml:space="preserve">12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694" name="Group 23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695" name="Line 238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696" name="Group 2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697" name="Rectangle 2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698" name="Freeform 2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699" name="Group 242"/>
                          <wpg:cNvGrpSpPr>
                            <a:grpSpLocks/>
                          </wpg:cNvGrpSpPr>
                          <wpg:grpSpPr bwMode="auto">
                            <a:xfrm>
                              <a:off x="7200" y="11376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700" name="Group 24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701" name="Rectangle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702" name="Text Box 2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2D18A5">
                                    <w:pPr>
                                      <w:pStyle w:val="4"/>
                                    </w:pPr>
                                    <w:r>
                                      <w:t xml:space="preserve">20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703" name="Group 2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704" name="Line 247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705" name="Group 24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706" name="Rectangle 2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707" name="Freeform 2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3708" name="Line 251"/>
                          <wps:cNvCnPr/>
                          <wps:spPr bwMode="auto">
                            <a:xfrm>
                              <a:off x="5040" y="13248"/>
                              <a:ext cx="33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709" name="Text Box 2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36" y="12096"/>
                              <a:ext cx="1152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2D18A5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proofErr w:type="gramStart"/>
                                <w:r>
                                  <w:t xml:space="preserve">+  </w:t>
                                </w:r>
                                <w:proofErr w:type="spellStart"/>
                                <w:r>
                                  <w:t>v</w:t>
                                </w:r>
                                <w:r>
                                  <w:rPr>
                                    <w:vertAlign w:val="subscript"/>
                                  </w:rPr>
                                  <w:t>x</w:t>
                                </w:r>
                                <w:proofErr w:type="spellEnd"/>
                                <w:proofErr w:type="gramEnd"/>
                                <w:r>
                                  <w:t xml:space="preserve">   </w:t>
                                </w:r>
                                <w:r>
                                  <w:sym w:font="Symbol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623" o:spid="_x0000_s1427" style="position:absolute;margin-left:43.2pt;margin-top:0;width:324pt;height:273.6pt;z-index:251686912" coordorigin="2736,8496" coordsize="6480,5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" o:allowincell="f">
                <v:group id="Group 108" o:spid="_x0000_s1428" style="position:absolute;left:2736;top:8496;width:6480;height:2592" coordorigin="2736,8784" coordsize="6480,25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2YeMQAAADfAAAA&#10;DwAAAAAAAAAAAAAAAACqAgAAZHJzL2Rvd25yZXYueG1sUEsFBgAAAAAEAAQA+gAAAJsDAAAAAA==&#10;">
                  <v:group id="Group 109" o:spid="_x0000_s1429" style="position:absolute;left:5760;top:8784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7QADMQAAADfAAAA&#10;DwAAAAAAAAAAAAAAAACqAgAAZHJzL2Rvd25yZXYueG1sUEsFBgAAAAAEAAQA+gAAAJsDAAAAAA==&#10;">
                    <v:group id="Group 110" o:spid="_x0000_s1430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Pill8QAAADfAAAA&#10;DwAAAAAAAAAAAAAAAACqAgAAZHJzL2Rvd25yZXYueG1sUEsFBgAAAAAEAAQA+gAAAJsDAAAAAA==&#10;">
                      <v:rect id="Rectangle 111" o:spid="_x0000_s143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cZMYA&#10;AADfAAAADwAAAGRycy9kb3ducmV2LnhtbERPy04CMRTdk/gPzTVxBx0hvAYKMaKE6EJATVxeppeZ&#10;idPbsS0w/L0lIWF5ct7TeWMqcSTnS8sKHjsJCOLM6pJzBV+fr+0RCB+QNVaWScGZPMxnd60pptqe&#10;eEPHbchFDGGfooIihDqV0mcFGfQdWxNHbm+dwRChy6V2eIrhppLdJBlIgyXHhgJrei4o+90ejIK3&#10;Rd98uOXLJgzX9fC7/Hn/2593Sj3cN08TEIGacBNf3Ssd54973WQAlz8RgJ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lcZMYAAADfAAAADwAAAAAAAAAAAAAAAACYAgAAZHJz&#10;L2Rvd25yZXYueG1sUEsFBgAAAAAEAAQA9QAAAIsDAAAAAA==&#10;" filled="f" stroked="f" strokecolor="#f60"/>
                      <v:shape id="Text Box 112" o:spid="_x0000_s143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nAycMA&#10;AADfAAAADwAAAGRycy9kb3ducmV2LnhtbERPTWvCQBC9F/wPywi91Y0RWk1dRQpC7a1R0OOQHZPQ&#10;7GzYnWr013cLhR4f73u5HlynLhRi69nAdJKBIq68bbk2cNhvn+agoiBb7DyTgRtFWK9GD0ssrL/y&#10;J11KqVUK4ViggUakL7SOVUMO48T3xIk7++BQEgy1tgGvKdx1Os+yZ+2w5dTQYE9vDVVf5bczsLnP&#10;Yih3i/n0g0/5cTjKbXsWYx7Hw+YVlNAg/+I/97tN8xezPHuB3z8J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KnAyc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2D18A5">
                              <w:pPr>
                                <w:pStyle w:val="4"/>
                              </w:pPr>
                              <w:r>
                                <w:t xml:space="preserve">12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13" o:spid="_x0000_s1433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vkKCcQAAADfAAAA&#10;DwAAAAAAAAAAAAAAAACqAgAAZHJzL2Rvd25yZXYueG1sUEsFBgAAAAAEAAQA+gAAAJsDAAAAAA==&#10;">
                      <v:line id="Line 114" o:spid="_x0000_s1434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HMbcUAAADfAAAADwAAAGRycy9kb3ducmV2LnhtbERPXWvCMBR9H+w/hDvY20ynUGY1imwM&#10;dA8ynaCP1+ba1jU3Jcna+u+NIOzxcL6n897UoiXnK8sKXgcJCOLc6ooLBbufz5c3ED4ga6wtk4IL&#10;eZjPHh+mmGnb8YbabShEDGGfoYIyhCaT0uclGfQD2xBH7mSdwRChK6R22MVwU8thkqTSYMWxocSG&#10;3kvKf7d/RsF69J22i9XXst+v0mP+sTkezp1T6vmpX0xABOrDv/juXuo4fzwaJmO4/YkA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CHMbcUAAADfAAAADwAAAAAAAAAA&#10;AAAAAAChAgAAZHJzL2Rvd25yZXYueG1sUEsFBgAAAAAEAAQA+QAAAJMDAAAAAA==&#10;"/>
                      <v:group id="Group 115" o:spid="_x0000_s1435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VaQ0sQAAADfAAAA&#10;DwAAAAAAAAAAAAAAAACqAgAAZHJzL2Rvd25yZXYueG1sUEsFBgAAAAAEAAQA+gAAAJsDAAAAAA==&#10;">
                        <v:rect id="Rectangle 116" o:spid="_x0000_s1436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CCbcIA&#10;AADfAAAADwAAAGRycy9kb3ducmV2LnhtbERPzU4CMRC+m/gOzZh4k+5CUFgpxBglHuQg8ACT7bDd&#10;sJ3ZtBWWt7cmJBy/fP+L1eA7daIQW2ED5agARVyLbbkxsN99Ps1AxYRssRMmAxeKsFre3y2wsnLm&#10;HzptU6NyCMcKDbiU+krrWDvyGEfSE2fuIMFjyjA02gY853Df6XFRPGuPLecGhz29O6qP219v4EUu&#10;k81wKMog38d1I1am7kOMeXwY3l5BJRrSTXx1f9k8fz4ZlyX8/8kA9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AIJtwgAAAN8AAAAPAAAAAAAAAAAAAAAAAJgCAABkcnMvZG93&#10;bnJldi54bWxQSwUGAAAAAAQABAD1AAAAhwMAAAAA&#10;" stroked="f" strokecolor="lime"/>
                        <v:shape id="Freeform 117" o:spid="_x0000_s1437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/WsUA&#10;AADfAAAADwAAAGRycy9kb3ducmV2LnhtbERPTUvDQBC9C/0PyxS82U0iiMZuixQKLYjFtKDHITsm&#10;0exs2J220V/vCkKPj/c9X46uVycKsfNsIJ9loIhrbztuDBz265t7UFGQLfaeycA3RVguJldzLK0/&#10;8yudKmlUCuFYooFWZCi1jnVLDuPMD8SJ+/DBoSQYGm0DnlO463WRZXfaYcepocWBVi3VX9XRGSiq&#10;H7c9fHY7kbf8uAvrzf755d2Y6+n49AhKaJSL+N+9sWn+w22RF/D3JwH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Y/9a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rect id="Rectangle 118" o:spid="_x0000_s1438" style="position:absolute;left:5616;top:10296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VGusMA&#10;AADfAAAADwAAAGRycy9kb3ducmV2LnhtbERPTWvCQBC9F/wPywheSt2oIDZ1FSkEBHupiudJdpoE&#10;s7MhO9Xor+8WBI+P971c965RF+pC7dnAZJyAIi68rbk0cDxkbwtQQZAtNp7JwI0CrFeDlyWm1l/5&#10;my57KVUM4ZCigUqkTbUORUUOw9i3xJH78Z1DibArte3wGsNdo6dJMtcOa44NFbb0WVFx3v+6WFLP&#10;D9uv02svd8kl2eVZkWeNMaNhv/kAJdTLU/xwb22c/z6bTmbw/ycC0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VGusMAAADfAAAADwAAAAAAAAAAAAAAAACYAgAAZHJzL2Rv&#10;d25yZXYueG1sUEsFBgAAAAAEAAQA9QAAAIgDAAAAAA==&#10;" filled="f" stroked="f" strokecolor="#030"/>
                  <v:group id="Group 119" o:spid="_x0000_s1439" style="position:absolute;left:4032;top:9504;width:1152;height:1152" coordorigin="7344,8640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m2W0cQAAADfAAAA&#10;DwAAAAAAAAAAAAAAAACqAgAAZHJzL2Rvd25yZXYueG1sUEsFBgAAAAAEAAQA+gAAAJsDAAAAAA==&#10;">
                    <v:group id="Group 120" o:spid="_x0000_s1440" style="position:absolute;left:8064;top:8640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SEzSsQAAADfAAAA&#10;DwAAAAAAAAAAAAAAAACqAgAAZHJzL2Rvd25yZXYueG1sUEsFBgAAAAAEAAQA+gAAAJsDAAAAAA==&#10;">
                      <v:line id="Line 121" o:spid="_x0000_s1441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mm4cQAAADfAAAADwAAAGRycy9kb3ducmV2LnhtbERPy2oCMRTdF/yHcIXuasYHoqNRpLRW&#10;Fy58gLi7Tq4zg5ObIUl1/HsjFLo8nPd03phK3Mj50rKCbicBQZxZXXKu4LD//hiB8AFZY2WZFDzI&#10;w3zWeptiqu2dt3TbhVzEEPYpKihCqFMpfVaQQd+xNXHkLtYZDBG6XGqH9xhuKtlLkqE0WHJsKLCm&#10;z4Ky6+7XKDCb9XJzMr2fr+MI7Xl5WQRHuVLv7WYxARGoCf/iP/dKx/njfn8wgNefCEDO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mabhxAAAAN8AAAAPAAAAAAAAAAAA&#10;AAAAAKECAABkcnMvZG93bnJldi54bWxQSwUGAAAAAAQABAD5AAAAkgMAAAAA&#10;"/>
                      <v:group id="Group 122" o:spid="_x0000_s1442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xzE8rFAAAA3wAA&#10;AA8AAAAAAAAAAAAAAAAAqgIAAGRycy9kb3ducmV2LnhtbFBLBQYAAAAABAAEAPoAAACcAwAAAAA=&#10;">
                        <v:rect id="Rectangle 123" o:spid="_x0000_s1443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SCfsMA&#10;AADfAAAADwAAAGRycy9kb3ducmV2LnhtbERPz2vCMBS+D/wfwhN2m2nXIVqNUhyyXed20Nuzebal&#10;zUtJYq3/vRkMdvz4fq+3o+nEQM43lhWkswQEcWl1w5WCn+/9ywKED8gaO8uk4E4etpvJ0xpzbW/8&#10;RcMhVCKGsM9RQR1Cn0vpy5oM+pntiSN3sc5giNBVUju8xXDTydckmUuDDceGGnva1VS2h6tR4N5t&#10;MRTnNlscdXds0yo7pfih1PN0LFYgAo3hX/zn/tRx/jLL3ubw+ycC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SCfsMAAADfAAAADwAAAAAAAAAAAAAAAACYAgAAZHJzL2Rv&#10;d25yZXYueG1sUEsFBgAAAAAEAAQA9QAAAIgDAAAAAA==&#10;" stroked="f" strokecolor="lime"/>
                        <v:shape id="Freeform 124" o:spid="_x0000_s1444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tF8cA&#10;AADfAAAADwAAAGRycy9kb3ducmV2LnhtbERPy2rCQBTdC/7DcAU3ohNNHzY6SgktddGNsaW4u2Ru&#10;M8HMnTQzavr3nUKhy8N5r7e9bcSFOl87VjCfJSCIS6drrhS8HZ6nSxA+IGtsHJOCb/Kw3QwHa8y0&#10;u/KeLkWoRAxhn6ECE0KbSelLQxb9zLXEkft0ncUQYVdJ3eE1httGLpLkTlqsOTYYbCk3VJ6Ks1Ww&#10;nxyDSV/zrxddPC3y/uN4Wr7fKjUe9Y8rEIH68C/+c+90nP+Qpjf38PsnAp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N7RfHAAAA3wAAAA8AAAAAAAAAAAAAAAAAmAIAAGRy&#10;cy9kb3ducmV2LnhtbFBLBQYAAAAABAAEAPUAAACMAwAAAAA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125" o:spid="_x0000_s1445" style="position:absolute;left:7344;top:8928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JyvFTFAAAA3wAA&#10;AA8AAAAAAAAAAAAAAAAAqgIAAGRycy9kb3ducmV2LnhtbFBLBQYAAAAABAAEAPoAAACcAwAAAAA=&#10;">
                      <v:shape id="Text Box 126" o:spid="_x0000_s1446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3Rm8MA&#10;AADfAAAADwAAAGRycy9kb3ducmV2LnhtbERPXWvCMBR9H/gfwhV808Tphq1GGRuDPTl0Kvh2aa5t&#10;sbkpTbT13xtB2OPhfC9Wna3ElRpfOtYwHikQxJkzJecadn/fwxkIH5ANVo5Jw408rJa9lwWmxrW8&#10;oes25CKGsE9RQxFCnUrps4Is+pGriSN3co3FEGGTS9NgG8NtJV+VepcWS44NBdb0WVB23l6shv36&#10;dDxM1W/+Zd/q1nVKsk2k1oN+9zEHEagL/+Kn+8fE+clkMk3g8ScC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3Rm8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2D18A5">
                              <w:pPr>
                                <w:pStyle w:val="3"/>
                              </w:pPr>
                              <w:r>
                                <w:t>10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127" o:spid="_x0000_s1447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xukMMA&#10;AADfAAAADwAAAGRycy9kb3ducmV2LnhtbERPTUvDQBC9C/6HZQQv0m5ssdjYbREhUNCLbfE8yY5J&#10;MDsbstM2+uudQ6HHx/tebcbQmRMNqY3s4HGagSGuom+5dnDYF5NnMEmQPXaRycEvJdisb29WmPt4&#10;5k867aQ2GsIpRweNSJ9bm6qGAqZp7ImV+45DQFE41NYPeNbw0NlZli1swJa1ocGe3hqqfnbHoCXt&#10;Yr/9+HoY5U9Kyd7LoiqLzrn7u/H1BYzQKFfxxb31On85nz/pA/2jAOz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xukMMAAADfAAAADwAAAAAAAAAAAAAAAACYAgAAZHJzL2Rv&#10;d25yZXYueG1sUEsFBgAAAAAEAAQA9QAAAIgDAAAAAA==&#10;" filled="f" stroked="f" strokecolor="#030"/>
                    </v:group>
                  </v:group>
                  <v:group id="Group 128" o:spid="_x0000_s1448" style="position:absolute;left:5904;top:10800;width:864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GDFMQAAADfAAAADwAAAGRycy9kb3ducmV2LnhtbERPTWvCQBC9F/wPywje&#10;6iYGS42uIlLFgwhVQbwN2TEJZmdDdpvEf98tCD0+3vdi1ZtKtNS40rKCeByBIM6sLjlXcDlv3z9B&#10;OI+ssbJMCp7kYLUcvC0w1bbjb2pPPhchhF2KCgrv61RKlxVk0I1tTRy4u20M+gCbXOoGuxBuKjmJ&#10;og9psOTQUGBNm4Kyx+nHKNh12K2T+Ks9PO6b5+08PV4PMSk1GvbrOQhPvf8Xv9x7HebPkmQaw9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GDFMQAAADfAAAA&#10;DwAAAAAAAAAAAAAAAACqAgAAZHJzL2Rvd25yZXYueG1sUEsFBgAAAAAEAAQA+gAAAJsDAAAAAA==&#10;">
                    <v:shape id="Text Box 129" o:spid="_x0000_s1449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DVN8MA&#10;AADfAAAADwAAAGRycy9kb3ducmV2LnhtbERPW2vCMBR+F/wP4Qz2psm8DO2MIorgkzI3Bd8OzbEt&#10;a05Kk9n6740g+Pjx3WeL1pbiSrUvHGv46CsQxKkzBWcafn82vQkIH5ANlo5Jw408LObdzgwT4xr+&#10;pushZCKGsE9QQx5ClUjp05ws+r6riCN3cbXFEGGdSVNjE8NtKQdKfUqLBceGHCta5ZT+Hf6thuPu&#10;cj6N1D5b23HVuFZJtlOp9ftbu/wCEagNL/HTvTVx/nQ4HA/g8ScC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DVN8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3"/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v:textbox>
                    </v:shape>
                    <v:rect id="Rectangle 130" o:spid="_x0000_s1450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7w58MA&#10;AADfAAAADwAAAGRycy9kb3ducmV2LnhtbERPTWvCQBC9F/oflhF6KbppQ6VGVymFgFAvVel5kh2T&#10;YHY2ZKea9te7guDx8b4Xq8G16kR9aDwbeJkkoIhLbxuuDOx3+fgdVBBki61nMvBHAVbLx4cFZtaf&#10;+ZtOW6lUDOGQoYFapMu0DmVNDsPEd8SRO/jeoUTYV9r2eI7hrtWvSTLVDhuODTV29FlTedz+uljS&#10;THfrzc/zIP9SSPJV5GWRt8Y8jYaPOSihQe7im3tt4/xZmr6lcP0TAejl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7w58MAAADfAAAADwAAAAAAAAAAAAAAAACYAgAAZHJzL2Rv&#10;d25yZXYueG1sUEsFBgAAAAAEAAQA9QAAAIgDAAAAAA==&#10;" filled="f" stroked="f" strokecolor="#030"/>
                  </v:group>
                  <v:group id="Group 131" o:spid="_x0000_s1451" style="position:absolute;left:6048;top:9504;width:1296;height:1152" coordorigin="8496,11088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bmIIzFAAAA3wAA&#10;AA8AAAAAAAAAAAAAAAAAqgIAAGRycy9kb3ducmV2LnhtbFBLBQYAAAAABAAEAPoAAACcAwAAAAA=&#10;">
                    <v:group id="Group 132" o:spid="_x0000_s1452" style="position:absolute;left:9216;top:11088;width:576;height:1152" coordorigin="2448,3534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aqFF8QAAADfAAAA&#10;DwAAAAAAAAAAAAAAAACqAgAAZHJzL2Rvd25yZXYueG1sUEsFBgAAAAAEAAQA+gAAAJsDAAAAAA==&#10;">
                      <v:line id="Line 133" o:spid="_x0000_s1453" style="position:absolute;visibility:visible;mso-wrap-style:square" from="2736,3534" to="2736,4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4n8YAAADfAAAADwAAAGRycy9kb3ducmV2LnhtbERPXWvCMBR9H/gfwhV8m6krK1s1imwI&#10;uocx3UAfr821rWtuSpK13b9fBoM9Hs73YjWYRnTkfG1ZwWyagCAurK65VPDxvrl9AOEDssbGMin4&#10;Jg+r5ehmgbm2Pe+pO4RSxBD2OSqoQmhzKX1RkUE/tS1x5C7WGQwRulJqh30MN428S5JMGqw5NlTY&#10;0lNFxefhyyh4Td+ybr172Q7HXXYunvfn07V3Sk3Gw3oOItAQ/sV/7q2O8x/T9D6D3z8R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zseJ/GAAAA3wAAAA8AAAAAAAAA&#10;AAAAAAAAoQIAAGRycy9kb3ducmV2LnhtbFBLBQYAAAAABAAEAPkAAACUAwAAAAA=&#10;"/>
                      <v:group id="Group 134" o:spid="_x0000_s1454" style="position:absolute;left:2448;top:3820;width:576;height:578" coordorigin="2448,3820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Y0vvvFAAAA3wAA&#10;AA8AAAAAAAAAAAAAAAAAqgIAAGRycy9kb3ducmV2LnhtbFBLBQYAAAAABAAEAPoAAACcAwAAAAA=&#10;">
                        <v:group id="Group 135" o:spid="_x0000_s1455" style="position:absolute;left:2448;top:382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erKonFAAAA3wAA&#10;AA8AAAAAAAAAAAAAAAAAqgIAAGRycy9kb3ducmV2LnhtbFBLBQYAAAAABAAEAPoAAACcAwAAAAA=&#10;">
                          <v:rect id="Rectangle 136" o:spid="_x0000_s1456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rMMQA&#10;AADfAAAADwAAAGRycy9kb3ducmV2LnhtbERPW2vCMBR+F/YfwhnsTVPXTbQzigjCoN2Dt/dDc2w7&#10;m5PSZDbbr18GAx8/vvtyHUwrbtS7xrKC6SQBQVxa3XCl4HTcjecgnEfW2FomBd/kYL16GC0x03bg&#10;Pd0OvhIxhF2GCmrvu0xKV9Zk0E1sRxy5i+0N+gj7SuoehxhuWvmcJDNpsOHYUGNH25rK6+HLKCjw&#10;M+w3XErcnsLH7iU/Fvn5R6mnx7B5A+Ep+Lv43/2u4/xFmr4u4O9PBC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1azDEAAAA3wAAAA8AAAAAAAAAAAAAAAAAmAIAAGRycy9k&#10;b3ducmV2LnhtbFBLBQYAAAAABAAEAPUAAACJAwAAAAA=&#10;" stroked="f" strokecolor="#396"/>
                          <v:group id="Group 137" o:spid="_x0000_s1457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x7DLFAAAA3wAA&#10;AA8AAAAAAAAAAAAAAAAAqgIAAGRycy9kb3ducmV2LnhtbFBLBQYAAAAABAAEAPoAAACcAwAAAAA=&#10;">
                            <v:line id="Line 138" o:spid="_x0000_s1458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kqVsYAAADfAAAADwAAAGRycy9kb3ducmV2LnhtbERPXWvCMBR9H+w/hDvwbaauULZqFNkQ&#10;1IcxnaCP1+ba1jU3JYlt9++XwWCPh/M9WwymER05X1tWMBknIIgLq2suFRw+V4/PIHxA1thYJgXf&#10;5GExv7+bYa5tzzvq9qEUMYR9jgqqENpcSl9UZNCPbUscuYt1BkOErpTaYR/DTSOfkiSTBmuODRW2&#10;9FpR8bW/GQXv6UfWLTfb9XDcZOfibXc+XXun1OhhWE5BBBrCv/jPvdZx/kuaZhP4/RMB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pKlbGAAAA3wAAAA8AAAAAAAAA&#10;AAAAAAAAoQIAAGRycy9kb3ducmV2LnhtbFBLBQYAAAAABAAEAPkAAACUAwAAAAA=&#10;"/>
                            <v:oval id="Oval 139" o:spid="_x0000_s1459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LKwsMA&#10;AADfAAAADwAAAGRycy9kb3ducmV2LnhtbERP3WrCMBS+F3yHcITdiKbTIbMzigiCF4LO+QDH5iyt&#10;Niddktnu7RdhsMuP73+x6mwt7uRD5VjB8zgDQVw4XbFRcP7Yjl5BhIissXZMCn4owGrZ7y0w167l&#10;d7qfohEphEOOCsoYm1zKUJRkMYxdQ5y4T+ctxgS9kdpjm8JtLSdZNpMWK04NJTa0Kam4nb6tgsvl&#10;7Dr55Q/Hobl5fLm2jdkflXoadOs3EJG6+C/+c+90mj+fTmcTePxJAO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LKwsMAAADfAAAADwAAAAAAAAAAAAAAAACYAgAAZHJzL2Rv&#10;d25yZXYueG1sUEsFBgAAAAAEAAQA9QAAAIgDAAAAAA==&#10;" filled="f"/>
                            <v:line id="Line 140" o:spid="_x0000_s1460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cRusYAAADfAAAADwAAAGRycy9kb3ducmV2LnhtbERPW2vCMBR+H+w/hDPwbaZbocxqFNkQ&#10;dA9jXkAfj82x7daclCRru3+/DAQfP777bDGYRnTkfG1ZwdM4AUFcWF1zqeCwXz2+gPABWWNjmRT8&#10;kofF/P5uhrm2PW+p24VSxBD2OSqoQmhzKX1RkUE/ti1x5C7WGQwRulJqh30MN418TpJMGqw5NlTY&#10;0mtFxffuxyj4SD+zbrl5Xw/HTXYu3rbn01fvlBo9DMspiEBDuImv7rWO8ydpmqXw/ycC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3EbrGAAAA3wAAAA8AAAAAAAAA&#10;AAAAAAAAoQIAAGRycy9kb3ducmV2LnhtbFBLBQYAAAAABAAEAPkAAACUAwAAAAA=&#10;"/>
                          </v:group>
                        </v:group>
                        <v:line id="Line 141" o:spid="_x0000_s1461" style="position:absolute;flip:y;visibility:visible;mso-wrap-style:square" from="2736,3888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HYIsMAAADfAAAADwAAAGRycy9kb3ducmV2LnhtbERPS2vCQBC+F/oflhF6CbppU0RTV+lL&#10;EMSDj4PHITtNgtnZkJ1q/PeuUOjx43vPFr1r1Jm6UHs28DxKQREX3tZcGjjsl8MJqCDIFhvPZOBK&#10;ARbzx4cZ5tZfeEvnnZQqhnDI0UAl0uZah6Iih2HkW+LI/fjOoUTYldp2eInhrtEvaTrWDmuODRW2&#10;9FlRcdr9ujhjueGvLEs+nE6SKX0fZZ1qMeZp0L+/gRLq5V/8517Z6Jtm2fgV7n8iAD2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qR2CLDAAAA3wAAAA8AAAAAAAAAAAAA&#10;AAAAoQIAAGRycy9kb3ducmV2LnhtbFBLBQYAAAAABAAEAPkAAACRAwAAAAA=&#10;">
                          <v:stroke endarrow="block"/>
                        </v:line>
                      </v:group>
                    </v:group>
                    <v:shape id="Text Box 142" o:spid="_x0000_s1462" type="#_x0000_t202" style="position:absolute;left:8496;top:11520;width:86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WH/sMA&#10;AADfAAAADwAAAGRycy9kb3ducmV2LnhtbERPW2vCMBR+F/wP4Qz2psnmhdmZFtkQfFJ0F9jboTm2&#10;Zc1JaaKt/94Igo8f332Z9bYWZ2p95VjDy1iBIM6dqbjQ8P21Hr2B8AHZYO2YNFzIQ5YOB0tMjOt4&#10;T+dDKEQMYZ+ghjKEJpHS5yVZ9GPXEEfu6FqLIcK2kKbFLobbWr4qNZcWK44NJTb0UVL+fzhZDT/b&#10;49/vVO2KTztrOtcryXYhtX5+6lfvIAL14SG+uzcmzl9MJvMZ3P5EADK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7WH/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4"/>
                              <w:jc w:val="right"/>
                              <w:rPr>
                                <w:vertAlign w:val="subscript"/>
                              </w:rPr>
                            </w:pPr>
                            <w:r>
                              <w:t>8A</w:t>
                            </w:r>
                          </w:p>
                        </w:txbxContent>
                      </v:textbox>
                    </v:shape>
                  </v:group>
                  <v:group id="Group 143" o:spid="_x0000_s1463" style="position:absolute;left:4896;top:9504;width:1152;height:1152" coordorigin="7200,10512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xTR3cQAAADfAAAA&#10;DwAAAAAAAAAAAAAAAACqAgAAZHJzL2Rvd25yZXYueG1sUEsFBgAAAAAEAAQA+gAAAJsDAAAAAA==&#10;">
                    <v:group id="Group 144" o:spid="_x0000_s1464" style="position:absolute;left:7200;top:10800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YdEbFAAAA3wAA&#10;AA8AAAAAAAAAAAAAAAAAqgIAAGRycy9kb3ducmV2LnhtbFBLBQYAAAAABAAEAPoAAACcAwAAAAA=&#10;">
                      <v:shape id="Text Box 145" o:spid="_x0000_s1465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QoYMMA&#10;AADfAAAADwAAAGRycy9kb3ducmV2LnhtbERPS2vCQBC+F/wPyxR6q7utrWh0FWkp9GSpL/A2ZMck&#10;mJ0N2a2J/945CD1+fO/5sve1ulAbq8AWXoYGFHEeXMWFhd3263kCKiZkh3VgsnClCMvF4GGOmQsd&#10;/9JlkwolIRwztFCm1GRax7wkj3EYGmLhTqH1mAS2hXYtdhLua/1qzFh7rFgaSmzoo6T8vPnzFvbr&#10;0/HwZn6KT//edKE3mv1UW/v02K9moBL16V98d387mT8djcYyWP4IAL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bQoYM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2D18A5">
                              <w:pPr>
                                <w:pStyle w:val="3"/>
                              </w:pPr>
                              <w:r>
                                <w:t>40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146" o:spid="_x0000_s1466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oNsMMA&#10;AADfAAAADwAAAGRycy9kb3ducmV2LnhtbERPTWvCQBC9F/wPyxS8FN20Qqipq0ghINSLWjxPstMk&#10;NDsbslON/fWuIHh8vO/FanCtOlEfGs8GXqcJKOLS24YrA9+HfPIOKgiyxdYzGbhQgNVy9LTAzPoz&#10;7+i0l0rFEA4ZGqhFukzrUNbkMEx9Rxy5H987lAj7StsezzHctfotSVLtsOHYUGNHnzWVv/s/F0ua&#10;9LDZHl8G+ZdCkq8iL4u8NWb8PKw/QAkN8hDf3Rsb589ns3QOtz8RgF5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oNsMMAAADfAAAADwAAAAAAAAAAAAAAAACYAgAAZHJzL2Rv&#10;d25yZXYueG1sUEsFBgAAAAAEAAQA9QAAAIgDAAAAAA==&#10;" filled="f" stroked="f" strokecolor="#030"/>
                    </v:group>
                    <v:group id="Group 147" o:spid="_x0000_s1467" style="position:absolute;left:7920;top:10512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Joeu/FAAAA3wAA&#10;AA8AAAAAAAAAAAAAAAAAqgIAAGRycy9kb3ducmV2LnhtbFBLBQYAAAAABAAEAPoAAACcAwAAAAA=&#10;">
                      <v:line id="Line 148" o:spid="_x0000_s1468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LPxMUAAADfAAAADwAAAGRycy9kb3ducmV2LnhtbERPz2vCMBS+D/wfwhO8rakKztVGkbHp&#10;dvCwbiDens2zLWteShK1+++NMNjx4/udr3rTigs531hWME5SEMSl1Q1XCr6/3h7nIHxA1thaJgW/&#10;5GG1HDzkmGl75U+6FKESMYR9hgrqELpMSl/WZNAntiOO3Mk6gyFCV0nt8BrDTSsnaTqTBhuODTV2&#10;9FJT+VOcjQKz+9jsDmayfd3P0R43p3VwVCk1GvbrBYhAffgX/7nfdZz/PJ0+jeH+JwK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LPxMUAAADfAAAADwAAAAAAAAAA&#10;AAAAAAChAgAAZHJzL2Rvd25yZXYueG1sUEsFBgAAAAAEAAQA+QAAAJMDAAAAAA==&#10;"/>
                      <v:group id="Group 149" o:spid="_x0000_s1469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32QQPFAAAA3wAA&#10;AA8AAAAAAAAAAAAAAAAAqgIAAGRycy9kb3ducmV2LnhtbFBLBQYAAAAABAAEAPoAAACcAwAAAAA=&#10;">
                        <v:rect id="Rectangle 150" o:spid="_x0000_s1470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p08IA&#10;AADfAAAADwAAAGRycy9kb3ducmV2LnhtbERPTUvDQBC9C/6HZQRvdhMDpabdltBS6tXqod7G7DQJ&#10;yc6G3TWN/945CB4f73uzm92gJgqx82wgX2SgiGtvO24MfLwfn1agYkK2OHgmAz8UYbe9v9tgaf2N&#10;32g6p0ZJCMcSDbQpjaXWsW7JYVz4kVi4qw8Ok8DQaBvwJuFu0M9ZttQOO5aGFkfat1T3529nIBx8&#10;NVVffbG62OHS503xmePJmMeHuVqDSjSnf/Gf+9XK/Jdimclg+SMA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U6nTwgAAAN8AAAAPAAAAAAAAAAAAAAAAAJgCAABkcnMvZG93&#10;bnJldi54bWxQSwUGAAAAAAQABAD1AAAAhwMAAAAA&#10;" stroked="f" strokecolor="lime"/>
                        <v:shape id="Freeform 151" o:spid="_x0000_s1471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rGusUA&#10;AADfAAAADwAAAGRycy9kb3ducmV2LnhtbERPz2vCMBS+D/wfwhO8DE1VJtoZRcrGPOxidQxvj+at&#10;KTYvXRO1/vfLQPD48f1erjtbiwu1vnKsYDxKQBAXTldcKjjs34dzED4ga6wdk4IbeVivek9LTLW7&#10;8o4ueShFDGGfogITQpNK6QtDFv3INcSR+3GtxRBhW0rd4jWG21pOkmQmLVYcGww2lBkqTvnZKtg9&#10;H4OZfma/Hzp/m2Td9/E0/3pRatDvNq8gAnXhIb67tzrOX0xnyQL+/0QA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Wsa6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shape id="Text Box 152" o:spid="_x0000_s1472" type="#_x0000_t202" style="position:absolute;left:5760;top:9504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r0n8MA&#10;AADfAAAADwAAAGRycy9kb3ducmV2LnhtbERPS2vCQBC+F/oflin0Vne1rWjqKqIIPVnqo9DbkB2T&#10;0OxsyK4m/nvnIPT48b1ni97X6kJtrAJbGA4MKOI8uIoLC4f95mUCKiZkh3VgsnClCIv548MMMxc6&#10;/qbLLhVKQjhmaKFMqcm0jnlJHuMgNMTCnULrMQlsC+1a7CTc13pkzFh7rFgaSmxoVVL+tzt7C8ft&#10;6ffnzXwVa//edKE3mv1UW/v81C8/QCXq07/47v50Mn/6Oh7KA/kjAP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r0n8MAAADfAAAADwAAAAAAAAAAAAAAAACYAgAAZHJzL2Rv&#10;d25yZXYueG1sUEsFBgAAAAAEAAQA9QAAAIgDAAAAAA==&#10;" filled="f" stroked="f">
                    <v:textbox>
                      <w:txbxContent>
                        <w:p w:rsidR="007265C8" w:rsidRDefault="007265C8" w:rsidP="002D18A5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proofErr w:type="gramStart"/>
                          <w:r>
                            <w:t xml:space="preserve">+  </w:t>
                          </w:r>
                          <w:proofErr w:type="spellStart"/>
                          <w:r>
                            <w:t>v</w:t>
                          </w:r>
                          <w:r>
                            <w:rPr>
                              <w:vertAlign w:val="subscript"/>
                            </w:rPr>
                            <w:t>x</w:t>
                          </w:r>
                          <w:proofErr w:type="spellEnd"/>
                          <w:proofErr w:type="gramEnd"/>
                          <w:r>
                            <w:t xml:space="preserve">   </w:t>
                          </w:r>
                          <w:r>
                            <w:sym w:font="Symbol" w:char="F02D"/>
                          </w:r>
                        </w:p>
                      </w:txbxContent>
                    </v:textbox>
                  </v:shape>
                  <v:group id="Group 153" o:spid="_x0000_s1473" style="position:absolute;left:7920;top:9504;width:1296;height:1152" coordorigin="8496,11088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ZWZUMQAAADfAAAA&#10;DwAAAAAAAAAAAAAAAACqAgAAZHJzL2Rvd25yZXYueG1sUEsFBgAAAAAEAAQA+gAAAJsDAAAAAA==&#10;">
                    <v:group id="Group 154" o:spid="_x0000_s1474" style="position:absolute;left:9216;top:11088;width:576;height:1152" coordorigin="2448,3534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cHJ8QAAADfAAAA&#10;DwAAAAAAAAAAAAAAAACqAgAAZHJzL2Rvd25yZXYueG1sUEsFBgAAAAAEAAQA+gAAAJsDAAAAAA==&#10;">
                      <v:line id="Line 155" o:spid="_x0000_s1475" style="position:absolute;visibility:visible;mso-wrap-style:square" from="2736,3534" to="2736,4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/BQ8YAAADfAAAADwAAAGRycy9kb3ducmV2LnhtbERPXWvCMBR9H+w/hDvwbaauULZqFNkQ&#10;1IcxnaCP1+ba1jU3JYlt9++XwWCPh/M9WwymER05X1tWMBknIIgLq2suFRw+V4/PIHxA1thYJgXf&#10;5GExv7+bYa5tzzvq9qEUMYR9jgqqENpcSl9UZNCPbUscuYt1BkOErpTaYR/DTSOfkiSTBmuODRW2&#10;9FpR8bW/GQXv6UfWLTfb9XDcZOfibXc+XXun1OhhWE5BBBrCv/jPvdZx/kuaTVL4/RMB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fwUPGAAAA3wAAAA8AAAAAAAAA&#10;AAAAAAAAoQIAAGRycy9kb3ducmV2LnhtbFBLBQYAAAAABAAEAPkAAACUAwAAAAA=&#10;"/>
                      <v:group id="Group 156" o:spid="_x0000_s1476" style="position:absolute;left:2448;top:3820;width:576;height:578" coordorigin="2448,3820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I6yMQAAADfAAAADwAAAGRycy9kb3ducmV2LnhtbERPy2rCQBTdF/yH4Qrd&#10;6STaikZHEamlCxF8gLi7ZK5JMHMnZMYk/n2nIHR5OO/FqjOlaKh2hWUF8TACQZxaXXCm4HzaDqYg&#10;nEfWWFomBU9ysFr23haYaNvygZqjz0QIYZeggtz7KpHSpTkZdENbEQfuZmuDPsA6k7rGNoSbUo6i&#10;aCINFhwacqxok1N6Pz6Mgu8W2/U4/mp299vmeT197i+7mJR673frOQhPnf8Xv9w/OsyfjSfxB/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I6yMQAAADfAAAA&#10;DwAAAAAAAAAAAAAAAACqAgAAZHJzL2Rvd25yZXYueG1sUEsFBgAAAAAEAAQA+gAAAJsDAAAAAA==&#10;">
                        <v:group id="Group 157" o:spid="_x0000_s1477" style="position:absolute;left:2448;top:382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q6fU8QAAADfAAAA&#10;DwAAAAAAAAAAAAAAAACqAgAAZHJzL2Rvd25yZXYueG1sUEsFBgAAAAAEAAQA+gAAAJsDAAAAAA==&#10;">
                          <v:rect id="Rectangle 158" o:spid="_x0000_s1478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7lBsIA&#10;AADfAAAADwAAAGRycy9kb3ducmV2LnhtbERPy4rCMBTdD/gP4QruxlQdinaMIoIgqAtf+0tzp602&#10;N6WJGufrzcCAy8N5T+fB1OJOrassKxj0ExDEudUVFwpOx9XnGITzyBpry6TgSQ7ms87HFDNtH7yn&#10;+8EXIoawy1BB6X2TSenykgy6vm2II/djW4M+wraQusVHDDe1HCZJKg1WHBtKbGhZUn493IyCLV7C&#10;fsG5xOUp7FZfm+N2c/5VqtcNi28QnoJ/i//dax3nT0bpIIW/PxG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buUGwgAAAN8AAAAPAAAAAAAAAAAAAAAAAJgCAABkcnMvZG93&#10;bnJldi54bWxQSwUGAAAAAAQABAD1AAAAhwMAAAAA&#10;" stroked="f" strokecolor="#396"/>
                          <v:group id="Group 159" o:spid="_x0000_s1479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0wpL/FAAAA3wAA&#10;AA8AAAAAAAAAAAAAAAAAqgIAAGRycy9kb3ducmV2LnhtbFBLBQYAAAAABAAEAPoAAACcAwAAAAA=&#10;">
                            <v:line id="Line 160" o:spid="_x0000_s1480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tTMsUAAADfAAAADwAAAGRycy9kb3ducmV2LnhtbERPTUvDQBC9C/0PyxS82U0tBI3dllIR&#10;Wg9iq6DHaXZMYrOzYXdN4r93DkKPj/e9XI+uVT2F2Hg2MJ9loIhLbxuuDLy/Pd3cgYoJ2WLrmQz8&#10;UoT1anK1xML6gQ/UH1OlJIRjgQbqlLpC61jW5DDOfEcs3JcPDpPAUGkbcJBw1+rbLMu1w4alocaO&#10;tjWV5+OPM/CyeM37zf55N37s81P5eDh9fg/BmOvpuHkAlWhMF/G/e2dl/v0in8tg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TtTMsUAAADfAAAADwAAAAAAAAAA&#10;AAAAAAChAgAAZHJzL2Rvd25yZXYueG1sUEsFBgAAAAAEAAQA+QAAAJMDAAAAAA==&#10;"/>
                            <v:oval id="Oval 161" o:spid="_x0000_s1481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6ISsMA&#10;AADfAAAADwAAAGRycy9kb3ducmV2LnhtbERP3WrCMBS+H/gO4Qi7GZq6DdFqFBEELwZz6gMcm2Na&#10;bU5qEm339stgsMuP73++7GwtHuRD5VjBaJiBIC6crtgoOB42gwmIEJE11o5JwTcFWC56T3PMtWv5&#10;ix77aEQK4ZCjgjLGJpcyFCVZDEPXECfu7LzFmKA3UntsU7it5WuWjaXFilNDiQ2tSyqu+7tVcDod&#10;XSdv/nP3Yq4e3y9tYz52Sj33u9UMRKQu/ov/3Fud5k/fxqMp/P5JAOTi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76ISsMAAADfAAAADwAAAAAAAAAAAAAAAACYAgAAZHJzL2Rv&#10;d25yZXYueG1sUEsFBgAAAAAEAAQA9QAAAIgDAAAAAA==&#10;" filled="f"/>
                            <v:line id="Line 162" o:spid="_x0000_s1482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GVicUAAADfAAAADwAAAGRycy9kb3ducmV2LnhtbERPTUvDQBC9C/0Pywje7MYWgo3dlqII&#10;rQexraDHaXZMYrOzYXdN4r93DkKPj/e9XI+uVT2F2Hg2cDfNQBGX3jZcGXg/Pt/eg4oJ2WLrmQz8&#10;UoT1anK1xML6gffUH1KlJIRjgQbqlLpC61jW5DBOfUcs3JcPDpPAUGkbcJBw1+pZluXaYcPSUGNH&#10;jzWV58OPM/A6f8v7ze5lO37s8lP5tD99fg/BmJvrcfMAKtGYLuJ/99bK/MU8n8kD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GVicUAAADfAAAADwAAAAAAAAAA&#10;AAAAAAChAgAAZHJzL2Rvd25yZXYueG1sUEsFBgAAAAAEAAQA+QAAAJMDAAAAAA==&#10;"/>
                          </v:group>
                        </v:group>
                        <v:line id="Line 163" o:spid="_x0000_s1483" style="position:absolute;flip:y;visibility:visible;mso-wrap-style:square" from="2736,3888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Jh/sMAAADfAAAADwAAAGRycy9kb3ducmV2LnhtbERPS2vCQBC+F/wPywi9hLrRgGh0FR8V&#10;CsWDtoceh+yYBLOzITtq+u+7hUKPH997ue5do+7UhdqzgfEoBUVceFtzaeDz4/AyAxUE2WLjmQx8&#10;U4D1avC0xNz6B5/ofpZSxRAOORqoRNpc61BU5DCMfEscuYvvHEqEXalth48Y7ho9SdOpdlhzbKiw&#10;pV1FxfV8c3HG4cj7LEu2TifJnF6/5D3VYszzsN8sQAn18i/+c7/Z6Jtn08kYfv9EAHr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HiYf7DAAAA3wAAAA8AAAAAAAAAAAAA&#10;AAAAoQIAAGRycy9kb3ducmV2LnhtbFBLBQYAAAAABAAEAPkAAACRAwAAAAA=&#10;">
                          <v:stroke endarrow="block"/>
                        </v:line>
                      </v:group>
                    </v:group>
                    <v:shape id="Text Box 164" o:spid="_x0000_s1484" type="#_x0000_t202" style="position:absolute;left:8496;top:11520;width:86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gFzsMA&#10;AADfAAAADwAAAGRycy9kb3ducmV2LnhtbERPXWvCMBR9F/Yfwh3sTZN1KrNrKuIY7GmiTmFvl+ba&#10;ljU3pcls/feLIPh4ON/ZcrCNOFPna8canicKBHHhTM2lhu/9x/gVhA/IBhvHpOFCHpb5wyjD1Lie&#10;t3TehVLEEPYpaqhCaFMpfVGRRT9xLXHkTq6zGCLsSmk67GO4bWSi1FxarDk2VNjSuqLid/dnNRy+&#10;Tj/HqdqU73bW9m5Qku1Cav30OKzeQAQawl18c3+aOH/xMk8SuP6JA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1gFz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4"/>
                              <w:jc w:val="right"/>
                              <w:rPr>
                                <w:vertAlign w:val="subscript"/>
                              </w:rPr>
                            </w:pPr>
                            <w:r>
                              <w:t>2A</w:t>
                            </w:r>
                          </w:p>
                        </w:txbxContent>
                      </v:textbox>
                    </v:shape>
                  </v:group>
                  <v:group id="Group 165" o:spid="_x0000_s1485" style="position:absolute;left:2736;top:9504;width:1296;height:1152" coordorigin="8496,11088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GdoAcQAAADfAAAA&#10;DwAAAAAAAAAAAAAAAACqAgAAZHJzL2Rvd25yZXYueG1sUEsFBgAAAAAEAAQA+gAAAJsDAAAAAA==&#10;">
                    <v:group id="Group 166" o:spid="_x0000_s1486" style="position:absolute;left:9216;top:11088;width:576;height:1152" coordorigin="2448,3534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OO8HXFAAAA3wAA&#10;AA8AAAAAAAAAAAAAAAAAqgIAAGRycy9kb3ducmV2LnhtbFBLBQYAAAAABAAEAPoAAACcAwAAAAA=&#10;">
                      <v:line id="Line 167" o:spid="_x0000_s1487" style="position:absolute;visibility:visible;mso-wrap-style:square" from="2736,3534" to="2736,4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Y2EcYAAADfAAAADwAAAGRycy9kb3ducmV2LnhtbERPXWvCMBR9H/gfwhX2NlOVFdcZRTYG&#10;uoehTnCP1+baVpubkmRt9++XwcDHw/meL3tTi5acrywrGI8SEMS51RUXCg6fbw8zED4ga6wtk4If&#10;8rBcDO7mmGnb8Y7afShEDGGfoYIyhCaT0uclGfQj2xBH7mydwRChK6R22MVwU8tJkqTSYMWxocSG&#10;XkrKr/tvo+Bjuk3b1eZ93R836Sl/3Z2+Lp1T6n7Yr55BBOrDTfzvXus4/2maTh7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WNhHGAAAA3wAAAA8AAAAAAAAA&#10;AAAAAAAAoQIAAGRycy9kb3ducmV2LnhtbFBLBQYAAAAABAAEAPkAAACUAwAAAAA=&#10;"/>
                      <v:group id="Group 168" o:spid="_x0000_s1488" style="position:absolute;left:2448;top:3820;width:576;height:578" coordorigin="2448,3820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BDLmcQAAADfAAAA&#10;DwAAAAAAAAAAAAAAAACqAgAAZHJzL2Rvd25yZXYueG1sUEsFBgAAAAAEAAQA+gAAAJsDAAAAAA==&#10;">
                        <v:group id="Group 169" o:spid="_x0000_s1489" style="position:absolute;left:2448;top:382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NcbgLFAAAA3wAA&#10;AA8AAAAAAAAAAAAAAAAAqgIAAGRycy9kb3ducmV2LnhtbFBLBQYAAAAABAAEAPoAAACcAwAAAAA=&#10;">
                          <v:rect id="Rectangle 170" o:spid="_x0000_s1490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EeUsQA&#10;AADfAAAADwAAAGRycy9kb3ducmV2LnhtbERPS2vCQBC+F/wPywi91Y1WxKbZiAhCQXvw0fuQnSZp&#10;s7Mhu+rWX985FHr8+N7FKrlOXWkIrWcD00kGirjytuXawPm0fVqCChHZYueZDPxQgFU5eigwt/7G&#10;B7oeY60khEOOBpoY+1zrUDXkMEx8Tyzcpx8cRoFDre2ANwl3nZ5l2UI7bFkaGuxp01D1fbw4A3v8&#10;Soc1Vxo35/S+ne9O+93H3ZjHcVq/goqU4r/4z/1mZf7L82Img+WPAND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RHlLEAAAA3wAAAA8AAAAAAAAAAAAAAAAAmAIAAGRycy9k&#10;b3ducmV2LnhtbFBLBQYAAAAABAAEAPUAAACJAwAAAAA=&#10;" stroked="f" strokecolor="#396"/>
                          <v:group id="Group 171" o:spid="_x0000_s1491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Y9f68QAAADfAAAA&#10;DwAAAAAAAAAAAAAAAACqAgAAZHJzL2Rvd25yZXYueG1sUEsFBgAAAAAEAAQA+gAAAJsDAAAAAA==&#10;">
                            <v:line id="Line 172" o:spid="_x0000_s1492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DVMUAAADfAAAADwAAAGRycy9kb3ducmV2LnhtbERPTUvDQBC9C/0PyxS82Y0GgsZuS6kI&#10;rQexVdDjNDsmsdnZsLsm8d87B8Hj430v15Pr1EAhtp4NXC8yUMSVty3XBt5eH69uQcWEbLHzTAZ+&#10;KMJ6NbtYYmn9yAcajqlWEsKxRANNSn2pdawachgXvicW7tMHh0lgqLUNOEq46/RNlhXaYcvS0GBP&#10;24aq8/HbGXjOX4phs3/aTe/74lQ9HE4fX2Mw5nI+be5BJZrSv/jPvbMy/y4vcnkgfwSAXv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PgDVMUAAADfAAAADwAAAAAAAAAA&#10;AAAAAAChAgAAZHJzL2Rvd25yZXYueG1sUEsFBgAAAAAEAAQA+QAAAJMDAAAAAA==&#10;"/>
                            <v:oval id="Oval 173" o:spid="_x0000_s1493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3YLMMA&#10;AADfAAAADwAAAGRycy9kb3ducmV2LnhtbERP3WrCMBS+F3yHcARvRFN1yOyMIgNhFwOd8wGOzVla&#10;bU66JNru7RdhsMuP73+16Wwt7uRD5VjBdJKBIC6crtgoOH3uxs8gQkTWWDsmBT8UYLPu91aYa9fy&#10;B92P0YgUwiFHBWWMTS5lKEqyGCauIU7cl/MWY4LeSO2xTeG2lrMsW0iLFaeGEht6Lam4Hm9Wwfl8&#10;cp389vvDyFw9Pl3axrwflBoOuu0LiEhd/Bf/ud90mr+cL+ZTePxJA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3YLMMAAADfAAAADwAAAAAAAAAAAAAAAACYAgAAZHJzL2Rv&#10;d25yZXYueG1sUEsFBgAAAAAEAAQA9QAAAIgDAAAAAA==&#10;" filled="f"/>
                            <v:line id="Line 174" o:spid="_x0000_s1494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RmacYAAADfAAAADwAAAGRycy9kb3ducmV2LnhtbERPXWvCMBR9H/gfwhX2NlMVy1aNIhuC&#10;7mFMN9DHa3Ntq81NSbK2+/fLYLDHw/lerHpTi5acrywrGI8SEMS51RUXCj4/Ng+PIHxA1lhbJgXf&#10;5GG1HNwtMNO24z21h1CIGMI+QwVlCE0mpc9LMuhHtiGO3MU6gyFCV0jtsIvhppaTJEmlwYpjQ4kN&#10;PZeU3w5fRsHb9D1t17vXbX/cpef8ZX8+XTun1P2wX89BBOrDv/jPvdVx/tNkNp7B758I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EZmnGAAAA3wAAAA8AAAAAAAAA&#10;AAAAAAAAoQIAAGRycy9kb3ducmV2LnhtbFBLBQYAAAAABAAEAPkAAACUAwAAAAA=&#10;"/>
                          </v:group>
                        </v:group>
                        <v:line id="Line 175" o:spid="_x0000_s1495" style="position:absolute;flip:y;visibility:visible;mso-wrap-style:square" from="2736,3888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lpVMMAAADfAAAADwAAAGRycy9kb3ducmV2LnhtbERPS2vCQBC+F/oflin0EnSjAdHoKq2t&#10;UCgefBw8DtkxCWZnQ3aq8d+7hUKPH997sepdo67UhdqzgdEwBUVceFtzaeB42AymoIIgW2w8k4E7&#10;BVgtn58WmFt/4x1d91KqGMIhRwOVSJtrHYqKHIahb4kjd/adQ4mwK7Xt8BbDXaPHaTrRDmuODRW2&#10;tK6ouOx/XJyx2fJHliXvTifJjD5P8p1qMeb1pX+bgxLq5V/85/6y0TfLJtkYfv9EAHr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paVTDAAAA3wAAAA8AAAAAAAAAAAAA&#10;AAAAoQIAAGRycy9kb3ducmV2LnhtbFBLBQYAAAAABAAEAPkAAACRAwAAAAA=&#10;">
                          <v:stroke endarrow="block"/>
                        </v:line>
                      </v:group>
                    </v:group>
                    <v:shape id="Text Box 176" o:spid="_x0000_s1496" type="#_x0000_t202" style="position:absolute;left:8496;top:11520;width:864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02iMMA&#10;AADfAAAADwAAAGRycy9kb3ducmV2LnhtbERPXWvCMBR9H+w/hDvY20xmp8yuqciG4JOiTmFvl+ba&#10;ljU3pcls9++NIPh4ON/ZfLCNOFPna8caXkcKBHHhTM2lhu/98uUdhA/IBhvHpOGfPMzzx4cMU+N6&#10;3tJ5F0oRQ9inqKEKoU2l9EVFFv3ItcSRO7nOYoiwK6XpsI/htpFjpabSYs2xocKWPisqfnd/VsNh&#10;ffo5vqlN+WUnbe8GJdnOpNbPT8PiA0SgIdzFN/fKxPmzZJokcP0TAcj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02iM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4"/>
                              <w:jc w:val="right"/>
                              <w:rPr>
                                <w:vertAlign w:val="subscript"/>
                              </w:rPr>
                            </w:pPr>
                            <w:r>
                              <w:t>5A</w:t>
                            </w:r>
                          </w:p>
                        </w:txbxContent>
                      </v:textbox>
                    </v:shape>
                  </v:group>
                  <v:group id="Group 177" o:spid="_x0000_s1497" style="position:absolute;left:7200;top:9504;width:1152;height:1152" coordorigin="7344,8640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ldmqMUAAADfAAAADwAAAGRycy9kb3ducmV2LnhtbERPy2rCQBTdF/yH4Qrd&#10;1UlMKxodRaSWLkTwAeLukrkmwcydkBmT+PedQqHLw3kvVr2pREuNKy0riEcRCOLM6pJzBefT9m0K&#10;wnlkjZVlUvAkB6vl4GWBqbYdH6g9+lyEEHYpKii8r1MpXVaQQTeyNXHgbrYx6ANscqkb7EK4qeQ4&#10;iibSYMmhocCaNgVl9+PDKPjqsFsn8We7u982z+vpY3/ZxaTU67Bfz0F46v2/+M/9rcP8WTJJ3uH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ZXZqjFAAAA3wAA&#10;AA8AAAAAAAAAAAAAAAAAqgIAAGRycy9kb3ducmV2LnhtbFBLBQYAAAAABAAEAPoAAACcAwAAAAA=&#10;">
                    <v:group id="Group 178" o:spid="_x0000_s1498" style="position:absolute;left:8064;top:8640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RvDM8QAAADfAAAA&#10;DwAAAAAAAAAAAAAAAACqAgAAZHJzL2Rvd25yZXYueG1sUEsFBgAAAAAEAAQA+gAAAJsDAAAAAA==&#10;">
                      <v:line id="Line 179" o:spid="_x0000_s1499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9N9MQAAADfAAAADwAAAGRycy9kb3ducmV2LnhtbERPz2vCMBS+C/4P4Q28zXQKRTtjKbKp&#10;O3hQB2O3Z/Nsi81LSaJ2//0yGHj8+H4v8t604kbON5YVvIwTEMSl1Q1XCj6P788zED4ga2wtk4If&#10;8pAvh4MFZtreeU+3Q6hEDGGfoYI6hC6T0pc1GfRj2xFH7mydwRChq6R2eI/hppWTJEmlwYZjQ40d&#10;rWoqL4erUWB2H+vdt5ls3r5maE/rcxEcVUqNnvriFUSgPjzE/+6tjvPn03Sawt+fCE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b030xAAAAN8AAAAPAAAAAAAAAAAA&#10;AAAAAKECAABkcnMvZG93bnJldi54bWxQSwUGAAAAAAQABAD5AAAAkgMAAAAA&#10;"/>
                      <v:group id="Group 180" o:spid="_x0000_s1500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F+N/FAAAA3wAA&#10;AA8AAAAAAAAAAAAAAAAAqgIAAGRycy9kb3ducmV2LnhtbFBLBQYAAAAABAAEAPoAAACcAwAAAAA=&#10;">
                        <v:rect id="Rectangle 181" o:spid="_x0000_s1501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9jbsIA&#10;AADfAAAADwAAAGRycy9kb3ducmV2LnhtbERPTUvDQBC9C/6HZQRvdhMDpabdltBS6tXqod7G7DQJ&#10;yc6G3TWN/945CB4f73uzm92gJgqx82wgX2SgiGtvO24MfLwfn1agYkK2OHgmAz8UYbe9v9tgaf2N&#10;32g6p0ZJCMcSDbQpjaXWsW7JYVz4kVi4qw8Ok8DQaBvwJuFu0M9ZttQOO5aGFkfat1T3529nIBx8&#10;NVVffbG62OHS503xmePJmMeHuVqDSjSnf/Gf+9XK/JdiWchg+SMA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2NuwgAAAN8AAAAPAAAAAAAAAAAAAAAAAJgCAABkcnMvZG93&#10;bnJldi54bWxQSwUGAAAAAAQABAD1AAAAhwMAAAAA&#10;" stroked="f" strokecolor="lime"/>
                        <v:shape id="Freeform 182" o:spid="_x0000_s1502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YMB8YA&#10;AADfAAAADwAAAGRycy9kb3ducmV2LnhtbERPz2vCMBS+D/Y/hDfwMmY6y0Q7o4yyMQ+7WCfi7dG8&#10;NcXmpWui1v/eCILHj+/3bNHbRhyp87VjBa/DBARx6XTNlYLf9dfLBIQPyBobx6TgTB4W88eHGWba&#10;nXhFxyJUIoawz1CBCaHNpPSlIYt+6FriyP25zmKIsKuk7vAUw20jR0kylhZrjg0GW8oNlfviYBWs&#10;nnfBpD/5/7cuPkd5v93tJ5s3pQZP/cc7iEB9uItv7qWO86fpOJ3C9U8EIO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YMB8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183" o:spid="_x0000_s1503" style="position:absolute;left:7344;top:8928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WoT1sUAAADfAAAADwAAAGRycy9kb3ducmV2LnhtbERPTWvCQBC9F/oflil4&#10;q5vUVjR1FZEqPUihKkhvQ3ZMgtnZkF2T+O87h0KPj/e9WA2uVh21ofJsIB0noIhzbysuDJyO2+cZ&#10;qBCRLdaeycCdAqyWjw8LzKzv+Zu6QyyUhHDI0EAZY5NpHfKSHIaxb4iFu/jWYRTYFtq22Eu4q/VL&#10;kky1w4qlocSGNiXl18PNGdj12K8n6Ue3v14295/j29d5n5Ixo6dh/Q4q0hD/xX/uTyvz55PpqzyQ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qE9bFAAAA3wAA&#10;AA8AAAAAAAAAAAAAAAAAqgIAAGRycy9kb3ducmV2LnhtbFBLBQYAAAAABAAEAPoAAACcAwAAAAA=&#10;">
                      <v:shape id="Text Box 184" o:spid="_x0000_s1504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V+GcMA&#10;AADfAAAADwAAAGRycy9kb3ducmV2LnhtbERPy2oCMRTdC/5DuII7TXxU6jhRRCl0VanaQneXyZ0H&#10;Tm6GSepM/74RCl0ezjvd9bYWd2p95VjDbKpAEGfOVFxouF5eJs8gfEA2WDsmDT/kYbcdDlJMjOv4&#10;ne7nUIgYwj5BDWUITSKlz0qy6KeuIY5c7lqLIcK2kKbFLobbWs6VWkmLFceGEhs6lJTdzt9Ww8db&#10;/vW5VKfiaJ+azvVKsl1Lrcejfr8BEagP/+I/96uJ89eL1XIGjz8R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V+Gc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2D18A5">
                              <w:pPr>
                                <w:pStyle w:val="3"/>
                              </w:pPr>
                              <w:r>
                                <w:t>20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185" o:spid="_x0000_s1505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JcMA&#10;AADfAAAADwAAAGRycy9kb3ducmV2LnhtbERPTWvCQBC9F/wPywheim5qS9DoKlIICO2lWjxPsmMS&#10;zM6G7Khpf323UOjx8b7X28G16kZ9aDwbeJoloIhLbxuuDHwe8+kCVBBki61nMvBFAbab0cMaM+vv&#10;/EG3g1QqhnDI0EAt0mVah7Imh2HmO+LInX3vUCLsK217vMdw1+p5kqTaYcOxocaOXmsqL4eriyVN&#10;ety/nx4H+ZZCkrciL4u8NWYyHnYrUEKD/Iv/3Hsb5y+f05c5/P6JA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VgJcMAAADfAAAADwAAAAAAAAAAAAAAAACYAgAAZHJzL2Rv&#10;d25yZXYueG1sUEsFBgAAAAAEAAQA9QAAAIgDAAAAAA==&#10;" filled="f" stroked="f" strokecolor="#030"/>
                    </v:group>
                  </v:group>
                  <v:line id="Line 186" o:spid="_x0000_s1506" style="position:absolute;visibility:visible;mso-wrap-style:square" from="3744,10656" to="8928,10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zuXsYAAADfAAAADwAAAGRycy9kb3ducmV2LnhtbERPXWvCMBR9H/gfwhV8m6nrKFs1imwI&#10;uocx3UAfr821rWtuSpK13b9fBoM9Hs73YjWYRnTkfG1ZwWyagCAurK65VPDxvrl9AOEDssbGMin4&#10;Jg+r5ehmgbm2Pe+pO4RSxBD2OSqoQmhzKX1RkUE/tS1x5C7WGQwRulJqh30MN428S5JMGqw5NlTY&#10;0lNFxefhyyh4Td+ybr172Q7HXXYunvfn07V3Sk3Gw3oOItAQ/sV/7q2O8x/T7D6F3z8R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s7l7GAAAA3wAAAA8AAAAAAAAA&#10;AAAAAAAAoQIAAGRycy9kb3ducmV2LnhtbFBLBQYAAAAABAAEAPkAAACUAwAAAAA=&#10;"/>
                  <v:line id="Line 187" o:spid="_x0000_s1507" style="position:absolute;visibility:visible;mso-wrap-style:square" from="3744,9504" to="5904,9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V2KsYAAADfAAAADwAAAGRycy9kb3ducmV2LnhtbERPXWvCMBR9H/gfwhX2NlOnFNcZRTYG&#10;uoehTnCP1+baVpubkmRt9++XwcDHw/meL3tTi5acrywrGI8SEMS51RUXCg6fbw8zED4ga6wtk4If&#10;8rBcDO7mmGnb8Y7afShEDGGfoYIyhCaT0uclGfQj2xBH7mydwRChK6R22MVwU8vHJEmlwYpjQ4kN&#10;vZSUX/ffRsHHZJu2q837uj9u0lP+ujt9XTqn1P2wXz2DCNSHm/jfvdZx/tMknU7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FdirGAAAA3wAAAA8AAAAAAAAA&#10;AAAAAAAAoQIAAGRycy9kb3ducmV2LnhtbFBLBQYAAAAABAAEAPkAAACUAwAAAAA=&#10;"/>
                  <v:line id="Line 188" o:spid="_x0000_s1508" style="position:absolute;visibility:visible;mso-wrap-style:square" from="6768,9504" to="8928,9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nTscYAAADfAAAADwAAAGRycy9kb3ducmV2LnhtbERPW0vDMBR+F/wP4Qh7c6lOy1aXjeEQ&#10;Nh+Gu8B8PGuObbfmpCSxrf/eCMIeP777dN6bWrTkfGVZwcMwAUGcW11xoeCwf7sfg/ABWWNtmRT8&#10;kIf57PZmipm2HW+p3YVCxBD2GSooQ2gyKX1ekkE/tA1x5L6sMxgidIXUDrsYbmr5mCSpNFhxbCix&#10;odeS8svu2yjYjD7SdrF+X/XHdXrKl9vT57lzSg3u+sULiEB9uIr/3Ssd509G6dMz/P2JA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J07HGAAAA3wAAAA8AAAAAAAAA&#10;AAAAAAAAoQIAAGRycy9kb3ducmV2LnhtbFBLBQYAAAAABAAEAPkAAACUAwAAAAA=&#10;"/>
                </v:group>
                <v:group id="Group 189" o:spid="_x0000_s1509" style="position:absolute;left:4320;top:11376;width:4752;height:2592" coordorigin="4752,11376" coordsize="4752,25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PLjnFAAAA3wAA&#10;AA8AAAAAAAAAAAAAAAAAqgIAAGRycy9kb3ducmV2LnhtbFBLBQYAAAAABAAEAPoAAACcAwAAAAA=&#10;">
                  <v:group id="Group 190" o:spid="_x0000_s1510" style="position:absolute;left:4752;top:12048;width:1296;height:1200" coordorigin="4896,8736" coordsize="1296,1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6Di6LFAAAA3wAA&#10;AA8AAAAAAAAAAAAAAAAAqgIAAGRycy9kb3ducmV2LnhtbFBLBQYAAAAABAAEAPoAAACcAwAAAAA=&#10;">
                    <v:rect id="Rectangle 191" o:spid="_x0000_s1511" style="position:absolute;left:4896;top:914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1Xz8MA&#10;AADfAAAADwAAAGRycy9kb3ducmV2LnhtbERPTUvDQBC9C/0PyxS8iN1UJWjabSlCoKAXW/E8yY5J&#10;aHY2ZMc2+uudg+Dx8b7X2yn05kxj6iI7WC4yMMR19B03Dt6P5e0jmCTIHvvI5OCbEmw3s6s1Fj5e&#10;+I3OB2mMhnAq0EErMhTWprqlgGkRB2LlPuMYUBSOjfUjXjQ89PYuy3IbsGNtaHGg55bq0+EraEmX&#10;H/evHzeT/Egl2UtV1lXZO3c9n3YrMEKT/Iv/3Huv85/u8wcdrH8UgN3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1Xz8MAAADfAAAADwAAAAAAAAAAAAAAAACYAgAAZHJzL2Rv&#10;d25yZXYueG1sUEsFBgAAAAAEAAQA9QAAAIgDAAAAAA==&#10;" filled="f" stroked="f" strokecolor="#030"/>
                    <v:group id="Group 192" o:spid="_x0000_s1512" style="position:absolute;left:5184;top:9144;width:1008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FC6S8QAAADfAAAA&#10;DwAAAAAAAAAAAAAAAACqAgAAZHJzL2Rvd25yZXYueG1sUEsFBgAAAAAEAAQA+gAAAJsDAAAAAA==&#10;">
                      <v:rect id="Rectangle 193" o:spid="_x0000_s1513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L8PMUA&#10;AADfAAAADwAAAGRycy9kb3ducmV2LnhtbERPS2vCQBC+C/0PyxR6000sUZu6igpCD/XgA9rjkJ0m&#10;odnZkF1N2l/fORQ8fnzv5XpwjbpRF2rPBtJJAoq48Lbm0sDlvB8vQIWIbLHxTAZ+KMB69TBaYm59&#10;z0e6nWKpJIRDjgaqGNtc61BU5DBMfEss3JfvHEaBXalth72Eu0ZPk2SmHdYsDRW2tKuo+D5dnYHP&#10;qUvTvt1nl2wxfPzO3eF9vj0Y8/Q4bF5BRRriXfzvfrMy/+V5lskD+SMA9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ovw8xQAAAN8AAAAPAAAAAAAAAAAAAAAAAJgCAABkcnMv&#10;ZG93bnJldi54bWxQSwUGAAAAAAQABAD1AAAAigMAAAAA&#10;" filled="f" stroked="f" strokecolor="#396"/>
                      <v:shape id="Text Box 194" o:spid="_x0000_s1514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zoxMMA&#10;AADfAAAADwAAAGRycy9kb3ducmV2LnhtbERPW2vCMBR+H/gfwhH2NhOdinaNIhsDnzbspuDboTm9&#10;sOakNJmt/94MBj5+fPd0O9hGXKjztWMN04kCQZw7U3Op4fvr/WkFwgdkg41j0nAlD9vN6CHFxLie&#10;D3TJQiliCPsENVQhtImUPq/Iop+4ljhyhesshgi7UpoO+xhuGzlTaikt1hwbKmzptaL8J/u1Go4f&#10;xfk0V5/lm120vRuUZLuWWj+Oh90LiEBDuIv/3XsT56+fl4sp/P2JA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zoxM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2D18A5">
                              <w:pPr>
                                <w:pStyle w:val="5"/>
                              </w:pPr>
                              <w:r>
                                <w:t>40V</w:t>
                              </w:r>
                            </w:p>
                          </w:txbxContent>
                        </v:textbox>
                      </v:shape>
                    </v:group>
                    <v:group id="Group 195" o:spid="_x0000_s1515" style="position:absolute;left:4896;top:8736;width:592;height:1200" coordorigin="4896,8736" coordsize="592,1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y2+58QAAADfAAAA&#10;DwAAAAAAAAAAAAAAAACqAgAAZHJzL2Rvd25yZXYueG1sUEsFBgAAAAAEAAQA+gAAAJsDAAAAAA==&#10;">
                      <v:line id="Line 196" o:spid="_x0000_s1516" style="position:absolute;visibility:visible;mso-wrap-style:square" from="5184,8784" to="5184,9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V4g8YAAADfAAAADwAAAGRycy9kb3ducmV2LnhtbERPXWvCMBR9H/gfwhV8m6krK1s1imwI&#10;uocx3UAfr821rWtuSpK13b9fBoM9Hs73YjWYRnTkfG1ZwWyagCAurK65VPDxvrl9AOEDssbGMin4&#10;Jg+r5ehmgbm2Pe+pO4RSxBD2OSqoQmhzKX1RkUE/tS1x5C7WGQwRulJqh30MN428S5JMGqw5NlTY&#10;0lNFxefhyyh4Td+ybr172Q7HXXYunvfn07V3Sk3Gw3oOItAQ/sV/7q2O8x/T7D6F3z8R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1eIPGAAAA3wAAAA8AAAAAAAAA&#10;AAAAAAAAoQIAAGRycy9kb3ducmV2LnhtbFBLBQYAAAAABAAEAPkAAACUAwAAAAA=&#10;"/>
                      <v:group id="Group 197" o:spid="_x0000_s1517" style="position:absolute;left:4896;top:907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4iDCMQAAADfAAAA&#10;DwAAAAAAAAAAAAAAAACqAgAAZHJzL2Rvd25yZXYueG1sUEsFBgAAAAAEAAQA+gAAAJsDAAAAAA==&#10;">
                        <v:rect id="Rectangle 198" o:spid="_x0000_s1518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CscIA&#10;AADfAAAADwAAAGRycy9kb3ducmV2LnhtbERPy4rCMBTdC/5DuII7TXVG0Y5RRBAEdeFrf2nutNXm&#10;pjQZzczXTwTB5eG8Z4tgKnGnxpWWFQz6CQjizOqScwXn07o3AeE8ssbKMin4JQeLebs1w1TbBx/o&#10;fvS5iCHsUlRQeF+nUrqsIIOub2viyH3bxqCPsMmlbvARw00lh0kylgZLjg0F1rQqKLsdf4yCHV7D&#10;YcmZxNU57Nef29Nue/lTqtsJyy8QnoJ/i1/ujY7zpx/j0QiefyIAO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1sKxwgAAAN8AAAAPAAAAAAAAAAAAAAAAAJgCAABkcnMvZG93&#10;bnJldi54bWxQSwUGAAAAAAQABAD1AAAAhwMAAAAA&#10;" stroked="f" strokecolor="#396"/>
                        <v:group id="Group 199" o:spid="_x0000_s1519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Ba45MQAAADfAAAA&#10;DwAAAAAAAAAAAAAAAACqAgAAZHJzL2Rvd25yZXYueG1sUEsFBgAAAAAEAAQA+gAAAJsDAAAAAA==&#10;">
                          <v:line id="Line 200" o:spid="_x0000_s1520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5+gMYAAADfAAAADwAAAGRycy9kb3ducmV2LnhtbERPW0vDMBR+F/wP4Qi+uVSHVWuzMRRh&#10;28NwF9DH0+bYVpuTksS2+/dmMPDx47vn89G0oifnG8sKbicJCOLS6oYrBYf9280jCB+QNbaWScGR&#10;PMxnlxc5ZtoOvKV+FyoRQ9hnqKAOocuk9GVNBv3EdsSR+7LOYIjQVVI7HGK4aeVdkqTSYMOxocaO&#10;Xmoqf3a/RsFm+p72i9V6OX6s0qJ83Raf34NT6vpqXDyDCDSGf/HZvdRx/tM0vX+A058IQM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7OfoDGAAAA3wAAAA8AAAAAAAAA&#10;AAAAAAAAoQIAAGRycy9kb3ducmV2LnhtbFBLBQYAAAAABAAEAPkAAACUAwAAAAA=&#10;"/>
                          <v:oval id="Oval 201" o:spid="_x0000_s1521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iUEcQA&#10;AADfAAAADwAAAGRycy9kb3ducmV2LnhtbERPzU4CMRC+m/gOzZh4MdD1j8BKIYTExIMJiDzAsB26&#10;K9vp2lZ2fXvmYOLxy/c/Xw6+VWeKqQls4H5cgCKugm3YGdh/vo6moFJGttgGJgO/lGC5uL6aY2lD&#10;zx903mWnJIRTiQbqnLtS61TV5DGNQ0cs3DFEj1lgdNpG7CXct/qhKCbaY8PSUGNH65qq0+7HGzgc&#10;9mHQ33GzvXOniE9ffefet8bc3gyrF1CZhvwv/nO/WZk/e5w8y2D5IwD04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YlBHEAAAA3wAAAA8AAAAAAAAAAAAAAAAAmAIAAGRycy9k&#10;b3ducmV2LnhtbFBLBQYAAAAABAAEAPUAAACJAwAAAAA=&#10;" filled="f"/>
                          <v:line id="Line 202" o:spid="_x0000_s1522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1PacYAAADfAAAADwAAAGRycy9kb3ducmV2LnhtbERPXWvCMBR9H/gfwh34NtNNVrQaRTYE&#10;3cNQN9DHa3Nt65qbkmRt9++XwcDHw/meL3tTi5acrywreBwlIIhzqysuFHx+rB8mIHxA1lhbJgU/&#10;5GG5GNzNMdO24z21h1CIGMI+QwVlCE0mpc9LMuhHtiGO3MU6gyFCV0jtsIvhppZPSZJKgxXHhhIb&#10;eikp/zp8GwXv413arrZvm/64Tc/56/58unZOqeF9v5qBCNSHm/jfvdFx/nScPk/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dT2nGAAAA3wAAAA8AAAAAAAAA&#10;AAAAAAAAoQIAAGRycy9kb3ducmV2LnhtbFBLBQYAAAAABAAEAPkAAACUAwAAAAA=&#10;"/>
                        </v:group>
                      </v:group>
                      <v:shape id="Text Box 203" o:spid="_x0000_s1523" type="#_x0000_t202" style="position:absolute;left:4912;top:8736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RkMQA&#10;AADfAAAADwAAAGRycy9kb3ducmV2LnhtbERPTUsDMRC9C/0PYQrebLYtLLo2LaVUqHjRrbQeh824&#10;WdxMlmRs139vDoLHx/tebUbfqwvF1AU2MJ8VoIibYDtuDbwfn+7uQSVBttgHJgM/lGCzntyssLLh&#10;ym90qaVVOYRThQacyFBpnRpHHtMsDMSZ+wzRo2QYW20jXnO47/WiKErtsePc4HCgnaPmq/72Bpan&#10;ozzjef96kG7vXrYfp3OsF8bcTsftIyihUf7Ff+6DzfMflmWZH+Q/GYB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FUZD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2D18A5">
                              <w:pPr>
                                <w:jc w:val="center"/>
                              </w:pP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  <w:r>
                                <w:t>+</w:t>
                              </w: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  <w:r>
                                <w:sym w:font="Symbol" w:char="F02D"/>
                              </w: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v:group>
                  <v:group id="Group 204" o:spid="_x0000_s1524" style="position:absolute;left:6336;top:13392;width:864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PqLcQAAADfAAAA&#10;DwAAAAAAAAAAAAAAAACqAgAAZHJzL2Rvd25yZXYueG1sUEsFBgAAAAAEAAQA+gAAAJsDAAAAAA==&#10;">
                    <v:shape id="Text Box 205" o:spid="_x0000_s1525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K8DsMA&#10;AADfAAAADwAAAGRycy9kb3ducmV2LnhtbERPXWvCMBR9F/Yfwh3sTZM5LVqbytgY7Gkyp4Jvl+ba&#10;ljU3pcls/feLIPh4ON/ZerCNOFPna8canicKBHHhTM2lht3Px3gBwgdkg41j0nAhD+v8YZRhalzP&#10;33TehlLEEPYpaqhCaFMpfVGRRT9xLXHkTq6zGCLsSmk67GO4beRUqURarDk2VNjSW0XF7/bPath/&#10;nY6HmdqU73be9m5Qku1Sav30OLyuQAQawl18c3+aOH/5kiRTuP6JAGT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TK8D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3"/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v:textbox>
                    </v:shape>
                    <v:rect id="Rectangle 206" o:spid="_x0000_s1526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yZ3sMA&#10;AADfAAAADwAAAGRycy9kb3ducmV2LnhtbERPTWvCQBC9C/0PyxR6Ed20QtDoKqUQENpLjXieZMck&#10;NDsbslNN++u7BcHj431vdqPr1IWG0Ho28DxPQBFX3rZcGzgW+WwJKgiyxc4zGfihALvtw2SDmfVX&#10;/qTLQWoVQzhkaKAR6TOtQ9WQwzD3PXHkzn5wKBEOtbYDXmO46/RLkqTaYcuxocGe3hqqvg7fLpa0&#10;abH/OE1H+ZVSkvcyr8q8M+bpcXxdgxIa5S6+ufc2zl8t0nQB/38iAL3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yZ3sMAAADfAAAADwAAAAAAAAAAAAAAAACYAgAAZHJzL2Rv&#10;d25yZXYueG1sUEsFBgAAAAAEAAQA9QAAAIgDAAAAAA==&#10;" filled="f" stroked="f" strokecolor="#030"/>
                  </v:group>
                  <v:group id="Group 207" o:spid="_x0000_s1527" style="position:absolute;left:5040;top:1137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XkSbXFAAAA3wAA&#10;AA8AAAAAAAAAAAAAAAAAqgIAAGRycy9kb3ducmV2LnhtbFBLBQYAAAAABAAEAPoAAACcAwAAAAA=&#10;">
                    <v:group id="Group 208" o:spid="_x0000_s1528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qjsLsQAAADfAAAA&#10;DwAAAAAAAAAAAAAAAACqAgAAZHJzL2Rvd25yZXYueG1sUEsFBgAAAAAEAAQA+gAAAJsDAAAAAA==&#10;">
                      <v:rect id="Rectangle 209" o:spid="_x0000_s1529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V3cUA&#10;AADfAAAADwAAAGRycy9kb3ducmV2LnhtbERPW2vCMBR+H+w/hDPY20y3sarVKLIbQx+8g49nzbEt&#10;Niddkmn992Yw8PHjuw/HranFkZyvLCt47CQgiHOrKy4UbNYfDz0QPiBrrC2TgjN5GI9ub4aYaXvi&#10;JR1XoRAxhH2GCsoQmkxKn5dk0HdsQxy5vXUGQ4SukNrhKYabWj4lSSoNVhwbSmzotaT8sPo1CqZv&#10;L2buPt+XobtouttqN/vZn7+Vur9rJwMQgdpwFf+7v3Sc339O0xT+/kQAcn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RXdxQAAAN8AAAAPAAAAAAAAAAAAAAAAAJgCAABkcnMv&#10;ZG93bnJldi54bWxQSwUGAAAAAAQABAD1AAAAigMAAAAA&#10;" filled="f" stroked="f" strokecolor="#f60"/>
                      <v:shape id="Text Box 210" o:spid="_x0000_s1530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mJcMMA&#10;AADfAAAADwAAAGRycy9kb3ducmV2LnhtbERPTWvCQBC9F/oflhG81Y0KqaauIgWh9ta0YI9DdkyC&#10;2dmwO9Xor3cLhR4f73u1GVynzhRi69nAdJKBIq68bbk28PW5e1qAioJssfNMBq4UYbN+fFhhYf2F&#10;P+hcSq1SCMcCDTQifaF1rBpyGCe+J07c0QeHkmCotQ14SeGu07Msy7XDllNDgz29NlSdyh9nYHub&#10;x1Dul4vpO3/PDsNBrrujGDMeDdsXUEKD/Iv/3G82zV/O8/wZfv8kAH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mJcM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2D18A5">
                              <w:pPr>
                                <w:pStyle w:val="4"/>
                              </w:pPr>
                              <w:r>
                                <w:t xml:space="preserve">8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211" o:spid="_x0000_s1531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SpQ7DFAAAA3wAA&#10;AA8AAAAAAAAAAAAAAAAAqgIAAGRycy9kb3ducmV2LnhtbFBLBQYAAAAABAAEAPoAAACcAwAAAAA=&#10;">
                      <v:line id="Line 212" o:spid="_x0000_s1532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GF1MYAAADfAAAADwAAAGRycy9kb3ducmV2LnhtbERPXWvCMBR9H+w/hDvwbaabEGZnFHEI&#10;uocx3WB7vDZ3bWdzU5Ks7f69EQQfD+d7thhsIzryoXas4WGcgSAunKm51PD5sb5/AhEissHGMWn4&#10;pwCL+e3NDHPjet5Rt4+lSCEcctRQxdjmUoaiIoth7FrixP04bzEm6EtpPPYp3DbyMcuUtFhzaqiw&#10;pVVFxXH/ZzW8Td5Vt9y+boavrToUL7vD92/vtR7dDctnEJGGeBVf3BuT5k8nSk3h/CcBkPMT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xhdTGAAAA3wAAAA8AAAAAAAAA&#10;AAAAAAAAoQIAAGRycy9kb3ducmV2LnhtbFBLBQYAAAAABAAEAPkAAACUAwAAAAA=&#10;"/>
                      <v:group id="Group 213" o:spid="_x0000_s1533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8G2WvFAAAA3wAA&#10;AA8AAAAAAAAAAAAAAAAAqgIAAGRycy9kb3ducmV2LnhtbFBLBQYAAAAABAAEAPoAAACcAwAAAAA=&#10;">
                        <v:rect id="Rectangle 214" o:spid="_x0000_s1534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DL1MMA&#10;AADfAAAADwAAAGRycy9kb3ducmV2LnhtbERPzU4CMRC+m/gOzZh4k+5CAF0pxBAlHPQg+gCT7bDd&#10;sJ3ZtBWWt6ckJB6/fP+L1eA7daQQW2ED5agARVyLbbkx8Pvz8fQMKiZki50wGThThNXy/m6BlZUT&#10;f9NxlxqVQzhWaMCl1Fdax9qRxziSnjhzewkeU4ah0TbgKYf7To+LYqY9tpwbHPa0dlQfdn/ewFzO&#10;k69hX5RBPg+bRqxM3bsY8/gwvL2CSjSkf/HNvbV5/stkNi/h+icD0MsL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DL1MMAAADfAAAADwAAAAAAAAAAAAAAAACYAgAAZHJzL2Rv&#10;d25yZXYueG1sUEsFBgAAAAAEAAQA9QAAAIgDAAAAAA==&#10;" stroked="f" strokecolor="lime"/>
                        <v:shape id="Freeform 215" o:spid="_x0000_s1535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O248UA&#10;AADfAAAADwAAAGRycy9kb3ducmV2LnhtbERPTUvDQBC9C/0Pywje7KYRao3dliIUKoilaUGPQ3ZM&#10;otnZsDtto7/eFYQeH+97vhxcp04UYuvZwGScgSKuvG25NnDYr29noKIgW+w8k4FvirBcjK7mWFh/&#10;5h2dSqlVCuFYoIFGpC+0jlVDDuPY98SJ+/DBoSQYam0DnlO463SeZVPtsOXU0GBPTw1VX+XRGcjL&#10;H/d8+Gy3Im+T4zasN/uX13djbq6H1SMooUEu4n/3xqb5D3fT+xz+/iQA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M7bj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216" o:spid="_x0000_s1536" style="position:absolute;left:6336;top:12600;width:864;height:504" coordorigin="7632,5328" coordsize="864,5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/URxzFAAAA3wAA&#10;AA8AAAAAAAAAAAAAAAAAqgIAAGRycy9kb3ducmV2LnhtbFBLBQYAAAAABAAEAPoAAACcAwAAAAA=&#10;">
                    <v:shape id="Text Box 217" o:spid="_x0000_s1537" type="#_x0000_t202" style="position:absolute;left:7776;top:5328;width:576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4XPMMA&#10;AADfAAAADwAAAGRycy9kb3ducmV2LnhtbERPW2vCMBR+F/wP4Qi+aeJlblajiDLwaUPdBN8OzbEt&#10;Nielibb792Yw2OPHd1+uW1uKB9W+cKxhNFQgiFNnCs40fJ3eB28gfEA2WDomDT/kYb3qdpaYGNfw&#10;gR7HkIkYwj5BDXkIVSKlT3Oy6IeuIo7c1dUWQ4R1Jk2NTQy3pRwrNZMWC44NOVa0zSm9He9Ww/fH&#10;9XKeqs9sZ1+qxrVKsp1Lrfu9drMAEagN/+I/997E+fPJ7HUKv38i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4XPM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2D18A5">
                            <w:pPr>
                              <w:pStyle w:val="4"/>
                              <w:rPr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t>i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  <v:shape id="Arc 218" o:spid="_x0000_s1538" style="position:absolute;left:7632;top:5380;width:864;height:432;visibility:visible;mso-wrap-style:square;v-text-anchor:top" coordsize="43200,4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+HWMUA&#10;AADfAAAADwAAAGRycy9kb3ducmV2LnhtbERPXWvCMBR9H+w/hDvwbaabVGdnFCcqY3uyDsG3a3NN&#10;i81NaaLWf28Ggz0ezvdk1tlaXKj1lWMFL/0EBHHhdMVGwc929fwGwgdkjbVjUnAjD7Pp48MEM+2u&#10;vKFLHoyIIewzVFCG0GRS+qIki77vGuLIHV1rMUTYGqlbvMZwW8vXJBlKixXHhhIbWpRUnPKzVWDW&#10;2/y4lt+H1e7Lm480bZZn3ivVe+rm7yACdeFf/Of+1HH+eDAcpfD7JwKQ0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4dYxQAAAN8AAAAPAAAAAAAAAAAAAAAAAJgCAABkcnMv&#10;ZG93bnJldi54bWxQSwUGAAAAAAQABAD1AAAAigMAAAAA&#10;" path="m3407,33243nfc1182,29767,,25727,,21600,,9670,9670,,21600,,33529,,43200,9670,43200,21600v,10074,-6965,18811,-16787,21056em3407,33243nsc1182,29767,,25727,,21600,,9670,9670,,21600,,33529,,43200,9670,43200,21600v,10074,-6965,18811,-16787,21056l21600,21600,3407,33243xe" filled="f">
                      <v:stroke endarrow="block"/>
                      <v:path arrowok="t" o:extrusionok="f" o:connecttype="custom" o:connectlocs="68,337;528,432;432,219" o:connectangles="0,0,0"/>
                    </v:shape>
                  </v:group>
                  <v:group id="Group 219" o:spid="_x0000_s1539" style="position:absolute;left:8064;top:12048;width:1440;height:1200" coordorigin="8064,12048" coordsize="1440,1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j5ITFAAAA3wAA&#10;AA8AAAAAAAAAAAAAAAAAqgIAAGRycy9kb3ducmV2LnhtbFBLBQYAAAAABAAEAPoAAACcAwAAAAA=&#10;">
                    <v:rect id="Rectangle 220" o:spid="_x0000_s1540" style="position:absolute;left:8064;top:12456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4JAMQA&#10;AADfAAAADwAAAGRycy9kb3ducmV2LnhtbERPS2vCQBC+C/0Pywi9SN20QmxTVymFgFAvPuh5kp0m&#10;wexsyE417a93BcHjx/derAbXqhP1ofFs4HmagCIuvW24MnDY50+voIIgW2w9k4E/CrBaPowWmFl/&#10;5i2ddlKpGMIhQwO1SJdpHcqaHIap74gj9+N7hxJhX2nb4zmGu1a/JEmqHTYcG2rs6LOm8rj7dbGk&#10;SffrzfdkkH8pJPkq8rLIW2Mex8PHOyihQe7im3tt4/y3WTqfw/VPBK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eCQDEAAAA3wAAAA8AAAAAAAAAAAAAAAAAmAIAAGRycy9k&#10;b3ducmV2LnhtbFBLBQYAAAAABAAEAPUAAACJAwAAAAA=&#10;" filled="f" stroked="f" strokecolor="#030"/>
                    <v:group id="Group 221" o:spid="_x0000_s1541" style="position:absolute;left:8352;top:12456;width:1152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Fw1W3FAAAA3wAA&#10;AA8AAAAAAAAAAAAAAAAAqgIAAGRycy9kb3ducmV2LnhtbFBLBQYAAAAABAAEAPoAAACcAwAAAAA=&#10;">
                      <v:rect id="Rectangle 222" o:spid="_x0000_s1542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0JwcUA&#10;AADfAAAADwAAAGRycy9kb3ducmV2LnhtbERPy2rCQBTdF/yH4Qrd1UkUjUZHsYLQRV34AF1eMtck&#10;mLkTMlOT9us7guDycN6LVWcqcafGlZYVxIMIBHFmdcm5gtNx+zEF4TyyxsoyKfglB6tl722BqbYt&#10;7+l+8LkIIexSVFB4X6dSuqwgg25ga+LAXW1j0AfY5FI32IZwU8lhFE2kwZJDQ4E1bQrKbocfo+Ay&#10;NHHc1tvxaTztzn+J2X0nnzul3vvdeg7CU+df4qf7S4f5s9EkmcHjTwA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LQnBxQAAAN8AAAAPAAAAAAAAAAAAAAAAAJgCAABkcnMv&#10;ZG93bnJldi54bWxQSwUGAAAAAAQABAD1AAAAigMAAAAA&#10;" filled="f" stroked="f" strokecolor="#396"/>
                      <v:shape id="Text Box 223" o:spid="_x0000_s1543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BhGMIA&#10;AADfAAAADwAAAGRycy9kb3ducmV2LnhtbERPS2vCQBC+F/wPywi91d2+RFNXKYrQk6W+oLchOyah&#10;2dmQXU38985B6PHje88Wva/VhdpYBbbwPDKgiPPgKi4s7HfrpwmomJAd1oHJwpUiLOaDhxlmLnT8&#10;Q5dtKpSEcMzQQplSk2kd85I8xlFoiIU7hdZjEtgW2rXYSbiv9YsxY+2xYmkosaFlSfnf9uwtHDan&#10;3+Ob+S5W/r3pQm80+6m29nHYf36AStSnf/Hd/eVk/vR1PJEH8kcA6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GEYwgAAAN8AAAAPAAAAAAAAAAAAAAAAAJgCAABkcnMvZG93&#10;bnJldi54bWxQSwUGAAAAAAQABAD1AAAAhwMAAAAA&#10;" filled="f" stroked="f">
                        <v:textbox>
                          <w:txbxContent>
                            <w:p w:rsidR="007265C8" w:rsidRDefault="007265C8" w:rsidP="002D18A5">
                              <w:pPr>
                                <w:pStyle w:val="5"/>
                              </w:pPr>
                              <w:r>
                                <w:t>200V</w:t>
                              </w:r>
                            </w:p>
                          </w:txbxContent>
                        </v:textbox>
                      </v:shape>
                    </v:group>
                    <v:group id="Group 224" o:spid="_x0000_s1544" style="position:absolute;left:8064;top:12048;width:592;height:1200" coordorigin="4896,8736" coordsize="592,1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Z8M18QAAADfAAAA&#10;DwAAAAAAAAAAAAAAAACqAgAAZHJzL2Rvd25yZXYueG1sUEsFBgAAAAAEAAQA+gAAAJsDAAAAAA==&#10;">
                      <v:line id="Line 225" o:spid="_x0000_s1545" style="position:absolute;visibility:visible;mso-wrap-style:square" from="5184,8784" to="5184,9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nxX8YAAADfAAAADwAAAGRycy9kb3ducmV2LnhtbERPW2vCMBR+H+w/hDPwbaZTKFqNIhsD&#10;3cOYF9DHY3NsuzUnJYlt9++XgeDjx3efL3tTi5acrywreBkmIIhzqysuFBz2788TED4ga6wtk4Jf&#10;8rBcPD7MMdO24y21u1CIGMI+QwVlCE0mpc9LMuiHtiGO3MU6gyFCV0jtsIvhppajJEmlwYpjQ4kN&#10;vZaU/+yuRsHn+CttV5uPdX/cpOf8bXs+fXdOqcFTv5qBCNSHu/jmXus4fzpOJyP4/xMB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Z8V/GAAAA3wAAAA8AAAAAAAAA&#10;AAAAAAAAoQIAAGRycy9kb3ducmV2LnhtbFBLBQYAAAAABAAEAPkAAACUAwAAAAA=&#10;"/>
                      <v:group id="Group 226" o:spid="_x0000_s1546" style="position:absolute;left:4896;top:9070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E3O8QAAADfAAAA&#10;DwAAAAAAAAAAAAAAAACqAgAAZHJzL2Rvd25yZXYueG1sUEsFBgAAAAAEAAQA+gAAAJsDAAAAAA==&#10;">
                        <v:rect id="Rectangle 227" o:spid="_x0000_s1547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pLbcMA&#10;AADfAAAADwAAAGRycy9kb3ducmV2LnhtbERPXWvCMBR9H/gfwhX2NlOdiHZGKYIw0D1o6/uluWur&#10;zU1pMpvt1y+DgY+H873eBtOKO/WusaxgOklAEJdWN1wpKPL9yxKE88gaW8uk4JscbDejpzWm2g58&#10;ovvZVyKGsEtRQe19l0rpypoMuontiCP3aXuDPsK+krrHIYabVs6SZCENNhwbauxoV1N5O38ZBUe8&#10;hlPGpcRdET7280N+PFx+lHoeh+wNhKfgH+J/97uO81evi+Uc/v5EAH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/pLbcMAAADfAAAADwAAAAAAAAAAAAAAAACYAgAAZHJzL2Rv&#10;d25yZXYueG1sUEsFBgAAAAAEAAQA9QAAAIgDAAAAAA==&#10;" stroked="f" strokecolor="#396"/>
                        <v:group id="Group 228" o:spid="_x0000_s1548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QK1MQAAADfAAAA&#10;DwAAAAAAAAAAAAAAAACqAgAAZHJzL2Rvd25yZXYueG1sUEsFBgAAAAAEAAQA+gAAAJsDAAAAAA==&#10;">
                          <v:line id="Line 229" o:spid="_x0000_s1549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L3XMYAAADfAAAADwAAAGRycy9kb3ducmV2LnhtbERPXWvCMBR9F/Yfwh3sTdMpBNcZRRRB&#10;9zCmG2yP1+au7dbclCRru3+/DAQfD+d7sRpsIzryoXas4X6SgSAunKm51PD2uhvPQYSIbLBxTBp+&#10;KcBqeTNaYG5cz0fqTrEUKYRDjhqqGNtcylBUZDFMXEucuE/nLcYEfSmNxz6F20ZOs0xJizWnhgpb&#10;2lRUfJ9+rIbn2Yvq1oen/fB+UOdiezx/fPVe67vbYf0IItIQr+KLe2/S/IeZmiv4/5MA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/i91zGAAAA3wAAAA8AAAAAAAAA&#10;AAAAAAAAoQIAAGRycy9kb3ducmV2LnhtbFBLBQYAAAAABAAEAPkAAACUAwAAAAA=&#10;"/>
                          <v:oval id="Oval 230" o:spid="_x0000_s1550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csJMQA&#10;AADfAAAADwAAAGRycy9kb3ducmV2LnhtbERP3WrCMBS+F/YO4Qy8kZnqhtPOKCIIuxDmnA9wbI5p&#10;Z3NSk2jr2y+DwS4/vv/5srO1uJEPlWMFo2EGgrhwumKj4PC1eZqCCBFZY+2YFNwpwHLx0Jtjrl3L&#10;n3TbRyNSCIccFZQxNrmUoSjJYhi6hjhxJ+ctxgS9kdpjm8JtLcdZNpEWK04NJTa0Lqk4769WwfF4&#10;cJ28+I/dwJw9vny3jdnulOo/dqs3EJG6+C/+c7/rNH/2PJm+wu+fBE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nLCTEAAAA3wAAAA8AAAAAAAAAAAAAAAAAmAIAAGRycy9k&#10;b3ducmV2LnhtbFBLBQYAAAAABAAEAPUAAACJAwAAAAA=&#10;" filled="f"/>
                          <v:line id="Line 231" o:spid="_x0000_s1551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HGtcUAAADfAAAADwAAAGRycy9kb3ducmV2LnhtbERPTUvDQBC9C/0Pywje7EYLoY3dlqII&#10;rQexraDHaXZMYrOzYXdN4r93DkKPj/e9XI+uVT2F2Hg2cDfNQBGX3jZcGXg/Pt/OQcWEbLH1TAZ+&#10;KcJ6NblaYmH9wHvqD6lSEsKxQAN1Sl2hdSxrchinviMW7ssHh0lgqLQNOEi4a/V9luXaYcPSUGNH&#10;jzWV58OPM/A6e8v7ze5lO37s8lP5tD99fg/BmJvrcfMAKtGYLuJ/99bK/MUsn8tg+SMA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THGtcUAAADfAAAADwAAAAAAAAAA&#10;AAAAAAChAgAAZHJzL2Rvd25yZXYueG1sUEsFBgAAAAAEAAQA+QAAAJMDAAAAAA==&#10;"/>
                        </v:group>
                      </v:group>
                      <v:shape id="Text Box 232" o:spid="_x0000_s1552" type="#_x0000_t202" style="position:absolute;left:4912;top:8736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Me98QA&#10;AADfAAAADwAAAGRycy9kb3ducmV2LnhtbERPTUsDMRC9C/6HMII3m7WF0q5NS5EKLV50K63HYTNu&#10;FjeTJRnb7b83gtDj430vVoPv1IliagMbeBwVoIjrYFtuDHzsXx5moJIgW+wCk4ELJVgtb28WWNpw&#10;5nc6VdKoHMKpRANOpC+1TrUjj2kUeuLMfYXoUTKMjbYRzzncd3pcFFPtseXc4LCnZ0f1d/XjDUwO&#10;e9nhcfO2lXbjXtefh2Osxsbc3w3rJ1BCg1zF/+6tzfPnk+lsDn9/MgC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zHvf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2D18A5">
                              <w:pPr>
                                <w:jc w:val="center"/>
                              </w:pP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  <w:r>
                                <w:t>+</w:t>
                              </w: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  <w:r>
                                <w:sym w:font="Symbol" w:char="F02D"/>
                              </w:r>
                            </w:p>
                            <w:p w:rsidR="007265C8" w:rsidRDefault="007265C8" w:rsidP="002D18A5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v:group>
                  <v:group id="Group 233" o:spid="_x0000_s1553" style="position:absolute;left:6192;top:1137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8KP5HFAAAA3wAA&#10;AA8AAAAAAAAAAAAAAAAAqgIAAGRycy9kb3ducmV2LnhtbFBLBQYAAAAABAAEAPoAAACcAwAAAAA=&#10;">
                    <v:group id="Group 234" o:spid="_x0000_s1554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EaaCsQAAADfAAAA&#10;DwAAAAAAAAAAAAAAAACqAgAAZHJzL2Rvd25yZXYueG1sUEsFBgAAAAAEAAQA+gAAAJsDAAAAAA==&#10;">
                      <v:rect id="Rectangle 235" o:spid="_x0000_s1555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dj+cYA&#10;AADfAAAADwAAAGRycy9kb3ducmV2LnhtbERPy04CMRTdm/gPzSVhJx0g8hgohIAaAwsBNXF5mV5m&#10;Jk5vh7bC8PfUxMTlyXlP542pxJmcLy0r6HYSEMSZ1SXnCj7enx9GIHxA1lhZJgVX8jCf3d9NMdX2&#10;wjs670MuYgj7FBUUIdSplD4ryKDv2Jo4ckfrDIYIXS61w0sMN5XsJclAGiw5NhRY07Kg7Hv/YxSs&#10;V4/mzb087cJwWw8/y6/N6Xg9KNVuNYsJiEBN+Bf/uV91nD/uD8Y9+P0TA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dj+cYAAADfAAAADwAAAAAAAAAAAAAAAACYAgAAZHJz&#10;L2Rvd25yZXYueG1sUEsFBgAAAAAEAAQA9QAAAIsDAAAAAA==&#10;" filled="f" stroked="f" strokecolor="#f60"/>
                      <v:shape id="Text Box 236" o:spid="_x0000_s1556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f/VMMA&#10;AADfAAAADwAAAGRycy9kb3ducmV2LnhtbERPTWvCQBC9F/wPyxR6qxsNiImuIoLQ9tZU0OOQHZPQ&#10;7GzYnWrsr+8WCj0+3vd6O7peXSnEzrOB2TQDRVx723Fj4PhxeF6CioJssfdMBu4UYbuZPKyxtP7G&#10;73StpFEphGOJBlqRodQ61i05jFM/ECfu4oNDSTA02ga8pXDX63mWLbTDjlNDiwPtW6o/qy9nYPed&#10;x1C9FsvZG5/np/Ek98NFjHl6HHcrUEKj/Iv/3C82zS/yRZHD758EQG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f/VM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2D18A5">
                              <w:pPr>
                                <w:pStyle w:val="4"/>
                              </w:pPr>
                              <w:r>
                                <w:t xml:space="preserve">12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237" o:spid="_x0000_s1557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E5ksQAAADfAAAA&#10;DwAAAAAAAAAAAAAAAACqAgAAZHJzL2Rvd25yZXYueG1sUEsFBgAAAAAEAAQA+gAAAJsDAAAAAA==&#10;">
                      <v:line id="Line 238" o:spid="_x0000_s1558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n/9sYAAADfAAAADwAAAGRycy9kb3ducmV2LnhtbERPXWvCMBR9H/gfwh34NtNNVrQaRTYE&#10;3cNQN9DHa3Nt65qbkmRt9++XwcDHw/meL3tTi5acrywreBwlIIhzqysuFHx+rB8mIHxA1lhbJgU/&#10;5GG5GNzNMdO24z21h1CIGMI+QwVlCE0mpc9LMuhHtiGO3MU6gyFCV0jtsIvhppZPSZJKgxXHhhIb&#10;eikp/zp8GwXv413arrZvm/64Tc/56/58unZOqeF9v5qBCNSHm/jfvdFx/nScTp/h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p//bGAAAA3wAAAA8AAAAAAAAA&#10;AAAAAAAAoQIAAGRycy9kb3ducmV2LnhtbFBLBQYAAAAABAAEAPkAAACUAwAAAAA=&#10;"/>
                      <v:group id="Group 239" o:spid="_x0000_s1559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68CfsQAAADfAAAA&#10;DwAAAAAAAAAAAAAAAACqAgAAZHJzL2Rvd25yZXYueG1sUEsFBgAAAAAEAAQA+gAAAJsDAAAAAA==&#10;">
                        <v:rect id="Rectangle 240" o:spid="_x0000_s1560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kQwcIA&#10;AADfAAAADwAAAGRycy9kb3ducmV2LnhtbERPzWoCMRC+F/oOYQq91ayKWrdGKdKKh3qo7QMMm3Gz&#10;uJlZklTXtzeC0OPH979Y9b5VJwqxETYwHBSgiCuxDdcGfn8+X15BxYRssRUmAxeKsFo+PiywtHLm&#10;bzrtU61yCMcSDbiUulLrWDnyGAfSEWfuIMFjyjDU2gY853Df6lFRTLXHhnODw47Wjqrj/s8bmMll&#10;vOsPxTDI13FTi5WJ+xBjnp/69zdQifr0L767tzbPn4+n8xnc/mQAen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+RDBwgAAAN8AAAAPAAAAAAAAAAAAAAAAAJgCAABkcnMvZG93&#10;bnJldi54bWxQSwUGAAAAAAQABAD1AAAAhwMAAAAA&#10;" stroked="f" strokecolor="lime"/>
                        <v:shape id="Freeform 241" o:spid="_x0000_s1561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dn88UA&#10;AADfAAAADwAAAGRycy9kb3ducmV2LnhtbERPTUvDQBC9C/6HZQRvdtMKxcZuiwiFCmIxLehxyI5J&#10;NDsbdqdt9Nc7B8Hj430v12PozYlS7iI7mE4KMMR19B03Dg77zc0dmCzIHvvI5OCbMqxXlxdLLH08&#10;8yudKmmMhnAu0UErMpTW5rqlgHkSB2LlPmIKKApTY33Cs4aH3s6KYm4DdqwNLQ702FL9VR2Dg1n1&#10;E54On91O5G163KXNdv/88u7c9dX4cA9GaJR/8Z9763X+4na+0MH6RwHY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12fz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242" o:spid="_x0000_s1562" style="position:absolute;left:7200;top:11376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CWDMQAAADfAAAA&#10;DwAAAAAAAAAAAAAAAACqAgAAZHJzL2Rvd25yZXYueG1sUEsFBgAAAAAEAAQA+gAAAJsDAAAAAA==&#10;">
                    <v:group id="Group 243" o:spid="_x0000_s1563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Gli8UAAADfAAAADwAAAGRycy9kb3ducmV2LnhtbERPTWvCQBC9C/0PyxR6&#10;q5tU2mrqKiJVehChKkhvQ3ZMgtnZkN0m8d93DgWPj/c9Xw6uVh21ofJsIB0noIhzbysuDJyOm+cp&#10;qBCRLdaeycCNAiwXD6M5Ztb3/E3dIRZKQjhkaKCMscm0DnlJDsPYN8TCXXzrMApsC21b7CXc1fol&#10;Sd60w4qlocSG1iXl18OvM7DtsV9N0s9ud72sbz/H1/15l5IxT4/D6gNUpCHexf/uLyvzZ5P3RB7I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HhpYvFAAAA3wAA&#10;AA8AAAAAAAAAAAAAAAAAqgIAAGRycy9kb3ducmV2LnhtbFBLBQYAAAAABAAEAPoAAACcAwAAAAA=&#10;">
                      <v:rect id="Rectangle 244" o:spid="_x0000_s1564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5nlMUA&#10;AADfAAAADwAAAGRycy9kb3ducmV2LnhtbERPW2vCMBR+H+w/hCPsbaZubNVqlLEbQx+8g4/H5tiW&#10;NSddkmn992Yw8PHju48mranFkZyvLCvodRMQxLnVFRcKNuuP+z4IH5A11pZJwZk8TMa3NyPMtD3x&#10;ko6rUIgYwj5DBWUITSalz0sy6Lu2IY7cwTqDIUJXSO3wFMNNLR+S5FkarDg2lNjQa0n59+rXKJi+&#10;PZm5+3xfhnTRpNtqN/s5nPdK3XXalyGIQG24iv/dXzrOHzymSQ/+/kQAc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XmeUxQAAAN8AAAAPAAAAAAAAAAAAAAAAAJgCAABkcnMv&#10;ZG93bnJldi54bWxQSwUGAAAAAAQABAD1AAAAigMAAAAA&#10;" filled="f" stroked="f" strokecolor="#f60"/>
                      <v:shape id="Text Box 245" o:spid="_x0000_s1565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DA1cMA&#10;AADfAAAADwAAAGRycy9kb3ducmV2LnhtbERPTWvCQBC9F/wPywi91Y0RWk1dRQpC7a1R0OOQHZPQ&#10;7GzYnWr013cLhR4f73u5HlynLhRi69nAdJKBIq68bbk2cNhvn+agoiBb7DyTgRtFWK9GD0ssrL/y&#10;J11KqVUK4ViggUakL7SOVUMO48T3xIk7++BQEgy1tgGvKdx1Os+yZ+2w5dTQYE9vDVVf5bczsLnP&#10;Yih3i/n0g0/5cTjKbXsWYx7Hw+YVlNAg/+I/97tN8xezlyyH3z8J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DA1c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2D18A5">
                              <w:pPr>
                                <w:pStyle w:val="4"/>
                              </w:pPr>
                              <w:r>
                                <w:t xml:space="preserve">20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246" o:spid="_x0000_s1566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TM7/MQAAADfAAAA&#10;DwAAAAAAAAAAAAAAAACqAgAAZHJzL2Rvd25yZXYueG1sUEsFBgAAAAAEAAQA+gAAAJsDAAAAAA==&#10;">
                      <v:line id="Line 247" o:spid="_x0000_s1567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7Ad8YAAADfAAAADwAAAGRycy9kb3ducmV2LnhtbERPW0vDMBR+H/gfwhF821I3qVqXjTEZ&#10;bD4MdwF9PGuObbfmpCSxrf9+EQQfP777dN6bWrTkfGVZwf0oAUGcW11xoeB4WA2fQPiArLG2TAp+&#10;yMN8djOYYqZtxztq96EQMYR9hgrKEJpMSp+XZNCPbEMcuS/rDIYIXSG1wy6Gm1qOkySVBiuODSU2&#10;tCwpv+y/jYLt5D1tF5u3df+xSU/56+70ee6cUne3/eIFRKA+/Iv/3Gsd5z9PHpMH+P0TAc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OwHfGAAAA3wAAAA8AAAAAAAAA&#10;AAAAAAAAoQIAAGRycy9kb3ducmV2LnhtbFBLBQYAAAAABAAEAPkAAACUAwAAAAA=&#10;"/>
                      <v:group id="Group 248" o:spid="_x0000_s1568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ZYGE8QAAADfAAAADwAAAGRycy9kb3ducmV2LnhtbERPy2rCQBTdF/yH4Qrd&#10;6SQVX6mjiLTFhQg+QLq7ZK5JMHMnZKZJ/HtHELo8nPdi1ZlSNFS7wrKCeBiBIE6tLjhTcD59D2Yg&#10;nEfWWFomBXdysFr23haYaNvygZqjz0QIYZeggtz7KpHSpTkZdENbEQfuamuDPsA6k7rGNoSbUn5E&#10;0UQaLDg05FjRJqf0dvwzCn5abNej+KvZ3a6b++9pvL/sYlLqvd+tP0F46vy/+OXe6jB/PppGY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ZYGE8QAAADfAAAA&#10;DwAAAAAAAAAAAAAAAACqAgAAZHJzL2Rvd25yZXYueG1sUEsFBgAAAAAEAAQA+gAAAJsDAAAAAA==&#10;">
                        <v:rect id="Rectangle 249" o:spid="_x0000_s1569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4vQMIA&#10;AADfAAAADwAAAGRycy9kb3ducmV2LnhtbERPzU4CMRC+m/AOzZhwkxaJICuFECPGgx5EHmCyHbYb&#10;tjObtsLy9tbExOOX73+1GUKnzhRTK2xhOjGgiGtxLTcWDl+7u0dQKSM77ITJwpUSbNajmxVWTi78&#10;Sed9blQJ4VShBZ9zX2mdak8B00R64sIdJQbMBcZGu4iXEh46fW/MXAdsuTR47OnZU33afwcLC7nO&#10;PoajmUZ5P7024uTBv4i149th+wQq05D/xX/uN1fmL2cLM4ffPwWAX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Xi9AwgAAAN8AAAAPAAAAAAAAAAAAAAAAAJgCAABkcnMvZG93&#10;bnJldi54bWxQSwUGAAAAAAQABAD1AAAAhwMAAAAA&#10;" stroked="f" strokecolor="lime"/>
                        <v:shape id="Freeform 250" o:spid="_x0000_s1570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Npm8UA&#10;AADfAAAADwAAAGRycy9kb3ducmV2LnhtbERPXUsCQRR9D/oPww16y1kN0lZHiUAwCMVVyMfLzm13&#10;a+fOMnPVrV/fCIGPh/M9W/SuVScKsfFsYDjIQBGX3jZcGdjvlg8TUFGQLbaeycAPRVjMb29mmFt/&#10;5i2dCqlUCuGYo4FapMu1jmVNDuPAd8SJ+/TBoSQYKm0DnlO4a/Uoy560w4ZTQ40dvdZUfhdHZ2BU&#10;/Lq3/VezEfkYHjdhudq9rw/G3N/1L1NQQr1cxf/ulU3znx/H2RgufxI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o2mb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line id="Line 251" o:spid="_x0000_s1571" style="position:absolute;visibility:visible;mso-wrap-style:square" from="5040,13248" to="8352,132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PKcsYAAADfAAAADwAAAGRycy9kb3ducmV2LnhtbERPTUvDQBC9C/0PyxS82Y0WosZuS1GE&#10;1oO0VdDjNDsmabOzYXdN4r93DoLHx/terEbXqp5CbDwbuJ5loIhLbxuuDLy/PV/dgYoJ2WLrmQz8&#10;UITVcnKxwML6gffUH1KlJIRjgQbqlLpC61jW5DDOfEcs3JcPDpPAUGkbcJBw1+qbLMu1w4alocaO&#10;Hmsqz4dvZ+B1vsv79fZlM35s82P5tD9+noZgzOV0XD+ASjSmf/Gfe2Nl/v38NpPB8kcA6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DynLGAAAA3wAAAA8AAAAAAAAA&#10;AAAAAAAAoQIAAGRycy9kb3ducmV2LnhtbFBLBQYAAAAABAAEAPkAAACUAwAAAAA=&#10;"/>
                  <v:shape id="Text Box 252" o:spid="_x0000_s1572" type="#_x0000_t202" style="position:absolute;left:6336;top:12096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EQsMA&#10;AADfAAAADwAAAGRycy9kb3ducmV2LnhtbERPXWvCMBR9F/Yfwh3sbSZzOm1nlDER9jSxU8G3S3Nt&#10;i81NaaLt/v0iDHw8nO/5sre1uFLrK8caXoYKBHHuTMWFht3P+nkGwgdkg7Vj0vBLHpaLh8EcU+M6&#10;3tI1C4WIIexT1FCG0KRS+rwki37oGuLInVxrMUTYFtK02MVwW8uRUm/SYsWxocSGPkvKz9nFath/&#10;n46HsdoUKztpOtcryTaRWj899h/vIAL14S7+d3+ZOD95naoEbn8i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jEQsMAAADfAAAADwAAAAAAAAAAAAAAAACYAgAAZHJzL2Rv&#10;d25yZXYueG1sUEsFBgAAAAAEAAQA9QAAAIgDAAAAAA==&#10;" filled="f" stroked="f">
                    <v:textbox>
                      <w:txbxContent>
                        <w:p w:rsidR="007265C8" w:rsidRDefault="007265C8" w:rsidP="002D18A5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proofErr w:type="gramStart"/>
                          <w:r>
                            <w:t xml:space="preserve">+  </w:t>
                          </w:r>
                          <w:proofErr w:type="spellStart"/>
                          <w:r>
                            <w:t>v</w:t>
                          </w:r>
                          <w:r>
                            <w:rPr>
                              <w:vertAlign w:val="subscript"/>
                            </w:rPr>
                            <w:t>x</w:t>
                          </w:r>
                          <w:proofErr w:type="spellEnd"/>
                          <w:proofErr w:type="gramEnd"/>
                          <w:r>
                            <w:t xml:space="preserve">   </w:t>
                          </w:r>
                          <w:r>
                            <w:sym w:font="Symbol" w:char="F02D"/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B4C61" w:rsidRPr="002D18A5" w:rsidRDefault="002B4C61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B4C61" w:rsidRDefault="002B4C61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B4C61" w:rsidRPr="002D18A5" w:rsidRDefault="002B4C61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2D18A5" w:rsidRPr="002D18A5" w:rsidRDefault="002D18A5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A56C6F" w:rsidRDefault="00A56C6F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A56C6F" w:rsidRPr="002D18A5" w:rsidRDefault="00A56C6F" w:rsidP="002D18A5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A56C6F" w:rsidRPr="00A56C6F" w:rsidRDefault="00A56C6F" w:rsidP="00A56C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A56C6F" w:rsidRPr="00A56C6F" w:rsidRDefault="002B4C61" w:rsidP="00A56C6F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circuit in Fig.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5</w:t>
      </w:r>
      <w:r w:rsidR="00A56C6F" w:rsidRPr="00A56C6F">
        <w:rPr>
          <w:rFonts w:ascii="Times New Roman" w:hAnsi="Times New Roman" w:cs="Times New Roman"/>
          <w:sz w:val="24"/>
          <w:szCs w:val="24"/>
        </w:rPr>
        <w:t xml:space="preserve">, obtain the </w:t>
      </w:r>
      <w:proofErr w:type="spellStart"/>
      <w:r w:rsidR="00A56C6F" w:rsidRPr="00A56C6F">
        <w:rPr>
          <w:rFonts w:ascii="Times New Roman" w:hAnsi="Times New Roman" w:cs="Times New Roman"/>
          <w:sz w:val="24"/>
          <w:szCs w:val="24"/>
        </w:rPr>
        <w:t>Thevenin</w:t>
      </w:r>
      <w:proofErr w:type="spellEnd"/>
      <w:r w:rsidR="00A56C6F" w:rsidRPr="00A56C6F">
        <w:rPr>
          <w:rFonts w:ascii="Times New Roman" w:hAnsi="Times New Roman" w:cs="Times New Roman"/>
          <w:sz w:val="24"/>
          <w:szCs w:val="24"/>
        </w:rPr>
        <w:t xml:space="preserve"> equivalent at terminals </w:t>
      </w:r>
      <w:r w:rsidR="00A56C6F" w:rsidRPr="00A56C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A56C6F" w:rsidRPr="00A56C6F">
        <w:rPr>
          <w:rFonts w:ascii="Times New Roman" w:hAnsi="Times New Roman" w:cs="Times New Roman"/>
          <w:sz w:val="24"/>
          <w:szCs w:val="24"/>
        </w:rPr>
        <w:t>-</w:t>
      </w:r>
      <w:r w:rsidR="00A56C6F" w:rsidRPr="00A56C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="00A56C6F" w:rsidRPr="00A56C6F">
        <w:rPr>
          <w:rFonts w:ascii="Times New Roman" w:hAnsi="Times New Roman" w:cs="Times New Roman"/>
          <w:sz w:val="24"/>
          <w:szCs w:val="24"/>
        </w:rPr>
        <w:t>.</w:t>
      </w:r>
    </w:p>
    <w:p w:rsidR="00A56C6F" w:rsidRPr="00A56C6F" w:rsidRDefault="00A56C6F" w:rsidP="00A56C6F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6C6F">
        <w:rPr>
          <w:rFonts w:ascii="Times New Roman" w:hAnsi="Times New Roman" w:cs="Times New Roman"/>
          <w:sz w:val="24"/>
          <w:szCs w:val="24"/>
        </w:rPr>
        <w:t xml:space="preserve">Calculate the current in 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L</w:t>
      </w:r>
      <w:r w:rsidRPr="00A56C6F">
        <w:rPr>
          <w:rFonts w:ascii="Times New Roman" w:hAnsi="Times New Roman" w:cs="Times New Roman"/>
          <w:sz w:val="24"/>
          <w:szCs w:val="24"/>
        </w:rPr>
        <w:t xml:space="preserve"> = 8</w:t>
      </w:r>
      <w:r w:rsidRPr="00A56C6F">
        <w:rPr>
          <w:rFonts w:ascii="Times New Roman" w:hAnsi="Times New Roman" w:cs="Times New Roman"/>
          <w:sz w:val="24"/>
          <w:szCs w:val="24"/>
        </w:rPr>
        <w:sym w:font="Symbol" w:char="F057"/>
      </w:r>
      <w:r w:rsidRPr="00A56C6F">
        <w:rPr>
          <w:rFonts w:ascii="Times New Roman" w:hAnsi="Times New Roman" w:cs="Times New Roman"/>
          <w:sz w:val="24"/>
          <w:szCs w:val="24"/>
        </w:rPr>
        <w:t>.</w:t>
      </w:r>
    </w:p>
    <w:p w:rsidR="00A56C6F" w:rsidRPr="00A56C6F" w:rsidRDefault="00A56C6F" w:rsidP="00A56C6F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6C6F">
        <w:rPr>
          <w:rFonts w:ascii="Times New Roman" w:hAnsi="Times New Roman" w:cs="Times New Roman"/>
          <w:sz w:val="24"/>
          <w:szCs w:val="24"/>
        </w:rPr>
        <w:t xml:space="preserve">Find 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L</w:t>
      </w:r>
      <w:r w:rsidRPr="00A56C6F">
        <w:rPr>
          <w:rFonts w:ascii="Times New Roman" w:hAnsi="Times New Roman" w:cs="Times New Roman"/>
          <w:sz w:val="24"/>
          <w:szCs w:val="24"/>
        </w:rPr>
        <w:t xml:space="preserve"> for maximum power deliverable to 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Pr="00A56C6F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L</w:t>
      </w:r>
      <w:r w:rsidRPr="00A56C6F">
        <w:rPr>
          <w:rFonts w:ascii="Times New Roman" w:hAnsi="Times New Roman" w:cs="Times New Roman"/>
          <w:sz w:val="24"/>
          <w:szCs w:val="24"/>
        </w:rPr>
        <w:t>.</w:t>
      </w:r>
    </w:p>
    <w:p w:rsidR="00A56C6F" w:rsidRPr="00A56C6F" w:rsidRDefault="00A56C6F" w:rsidP="00A56C6F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6C6F">
        <w:rPr>
          <w:rFonts w:ascii="Times New Roman" w:hAnsi="Times New Roman" w:cs="Times New Roman"/>
          <w:sz w:val="24"/>
          <w:szCs w:val="24"/>
        </w:rPr>
        <w:t>Determine that maximum power.</w:t>
      </w:r>
    </w:p>
    <w:p w:rsidR="00A56C6F" w:rsidRDefault="00A56C6F" w:rsidP="00A56C6F">
      <w:pPr>
        <w:autoSpaceDE w:val="0"/>
        <w:autoSpaceDN w:val="0"/>
        <w:adjustRightInd w:val="0"/>
        <w:ind w:firstLine="720"/>
      </w:pPr>
    </w:p>
    <w:p w:rsidR="002B4C61" w:rsidRDefault="00A56C6F" w:rsidP="002D4308">
      <w:pPr>
        <w:autoSpaceDE w:val="0"/>
        <w:autoSpaceDN w:val="0"/>
        <w:adjustRightInd w:val="0"/>
        <w:ind w:left="360"/>
        <w:rPr>
          <w:lang w:eastAsia="zh-HK"/>
        </w:rPr>
      </w:pPr>
      <w:r>
        <w:rPr>
          <w:noProof/>
        </w:rPr>
        <w:lastRenderedPageBreak/>
        <w:drawing>
          <wp:inline distT="0" distB="0" distL="0" distR="0" wp14:anchorId="3BF155A9" wp14:editId="347007F1">
            <wp:extent cx="3048000" cy="1841500"/>
            <wp:effectExtent l="0" t="0" r="0" b="6350"/>
            <wp:docPr id="193710" name="Picture 19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C61">
        <w:t xml:space="preserve">Fig. </w:t>
      </w:r>
      <w:r w:rsidR="002D4308">
        <w:rPr>
          <w:rFonts w:hint="eastAsia"/>
          <w:lang w:eastAsia="zh-HK"/>
        </w:rPr>
        <w:t>5</w:t>
      </w:r>
    </w:p>
    <w:p w:rsidR="00A56C6F" w:rsidRDefault="00A56C6F" w:rsidP="00A56C6F">
      <w:proofErr w:type="spellStart"/>
      <w:r>
        <w:t>Ans</w:t>
      </w:r>
      <w:proofErr w:type="spellEnd"/>
      <w:r>
        <w:t>:</w:t>
      </w:r>
    </w:p>
    <w:p w:rsidR="00A56C6F" w:rsidRDefault="00A56C6F" w:rsidP="00A56C6F">
      <w:r>
        <w:t>(a)</w:t>
      </w:r>
      <w:r>
        <w:tab/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and 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 xml:space="preserve"> are calculated using the circuits shown in Fig. (</w:t>
      </w:r>
      <w:proofErr w:type="gramStart"/>
      <w:r>
        <w:t>a</w:t>
      </w:r>
      <w:proofErr w:type="gramEnd"/>
      <w:r>
        <w:t>) and (b) respectively.</w:t>
      </w:r>
    </w:p>
    <w:p w:rsidR="00A56C6F" w:rsidRPr="00D52FE6" w:rsidRDefault="00A56C6F" w:rsidP="00A56C6F">
      <w:pPr>
        <w:rPr>
          <w:b/>
          <w:bCs/>
          <w:u w:val="single"/>
        </w:rPr>
      </w:pPr>
      <w:r>
        <w:t>From Fig. (a),</w:t>
      </w:r>
      <w:r>
        <w:tab/>
      </w:r>
      <w:r>
        <w:tab/>
      </w:r>
      <w:proofErr w:type="spellStart"/>
      <w:proofErr w:type="gramStart"/>
      <w:r>
        <w:t>R</w:t>
      </w:r>
      <w:r>
        <w:rPr>
          <w:vertAlign w:val="subscript"/>
        </w:rPr>
        <w:t>Th</w:t>
      </w:r>
      <w:proofErr w:type="spellEnd"/>
      <w:r>
        <w:t xml:space="preserve">  =</w:t>
      </w:r>
      <w:proofErr w:type="gramEnd"/>
      <w:r>
        <w:t xml:space="preserve">  2 + 4 + 6  =  </w:t>
      </w:r>
      <w:r>
        <w:rPr>
          <w:b/>
          <w:bCs/>
          <w:u w:val="single"/>
        </w:rPr>
        <w:t>12 ohms</w:t>
      </w:r>
    </w:p>
    <w:p w:rsidR="00A56C6F" w:rsidRPr="00D52FE6" w:rsidRDefault="00A56C6F" w:rsidP="00A56C6F">
      <w:pPr>
        <w:rPr>
          <w:b/>
          <w:bCs/>
          <w:u w:val="single"/>
        </w:rPr>
      </w:pPr>
      <w:r>
        <w:t xml:space="preserve">From Fig. (b), </w:t>
      </w:r>
      <w:r>
        <w:tab/>
      </w:r>
      <w:r>
        <w:tab/>
        <w:t>-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 xml:space="preserve"> + 12 + 8 + </w:t>
      </w:r>
      <w:proofErr w:type="gramStart"/>
      <w:r>
        <w:t>20  =</w:t>
      </w:r>
      <w:proofErr w:type="gramEnd"/>
      <w:r>
        <w:t xml:space="preserve">  0,  or  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 xml:space="preserve">  =  </w:t>
      </w:r>
      <w:r>
        <w:rPr>
          <w:b/>
          <w:bCs/>
          <w:u w:val="single"/>
        </w:rPr>
        <w:t>40 V</w:t>
      </w:r>
    </w:p>
    <w:p w:rsidR="00A56C6F" w:rsidRDefault="00A56C6F" w:rsidP="00A56C6F">
      <w:r>
        <w:rPr>
          <w:noProof/>
        </w:rPr>
        <w:drawing>
          <wp:inline distT="0" distB="0" distL="0" distR="0" wp14:anchorId="14288F1E" wp14:editId="730732EF">
            <wp:extent cx="5047615" cy="1647825"/>
            <wp:effectExtent l="0" t="0" r="0" b="0"/>
            <wp:docPr id="193711" name="Picture 19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164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C6F" w:rsidRPr="00D52FE6" w:rsidRDefault="00A56C6F" w:rsidP="00A56C6F">
      <w:pPr>
        <w:rPr>
          <w:b/>
          <w:bCs/>
          <w:u w:val="single"/>
        </w:rPr>
      </w:pPr>
      <w:r>
        <w:t>(b)</w:t>
      </w:r>
      <w:r>
        <w:tab/>
      </w:r>
      <w:r>
        <w:tab/>
      </w:r>
      <w:proofErr w:type="spellStart"/>
      <w:proofErr w:type="gramStart"/>
      <w:r>
        <w:t>i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r>
        <w:t>V</w:t>
      </w:r>
      <w:r>
        <w:rPr>
          <w:vertAlign w:val="subscript"/>
        </w:rPr>
        <w:t>Th</w:t>
      </w:r>
      <w:proofErr w:type="spellEnd"/>
      <w:r>
        <w:t>/(</w:t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+ R)  =  40/(12 + 8)  =  </w:t>
      </w:r>
      <w:r>
        <w:rPr>
          <w:b/>
          <w:bCs/>
          <w:u w:val="single"/>
        </w:rPr>
        <w:t>2A</w:t>
      </w:r>
    </w:p>
    <w:p w:rsidR="00A56C6F" w:rsidRPr="00D52FE6" w:rsidRDefault="00A56C6F" w:rsidP="00A56C6F">
      <w:pPr>
        <w:rPr>
          <w:b/>
          <w:bCs/>
          <w:u w:val="single"/>
        </w:rPr>
      </w:pPr>
      <w:r>
        <w:t>(c)</w:t>
      </w:r>
      <w:r>
        <w:tab/>
      </w:r>
      <w:r>
        <w:tab/>
        <w:t>For maximum power transfer,</w:t>
      </w:r>
      <w:r>
        <w:tab/>
      </w:r>
      <w:r>
        <w:tab/>
      </w:r>
      <w:proofErr w:type="gramStart"/>
      <w:r>
        <w:t>R</w:t>
      </w:r>
      <w:r>
        <w:rPr>
          <w:vertAlign w:val="subscript"/>
        </w:rPr>
        <w:t>L</w:t>
      </w:r>
      <w:r>
        <w:t xml:space="preserve">  =</w:t>
      </w:r>
      <w:proofErr w:type="gramEnd"/>
      <w:r>
        <w:t xml:space="preserve">  </w:t>
      </w:r>
      <w:proofErr w:type="spellStart"/>
      <w:r>
        <w:t>R</w:t>
      </w:r>
      <w:r>
        <w:rPr>
          <w:vertAlign w:val="subscript"/>
        </w:rPr>
        <w:t>Th</w:t>
      </w:r>
      <w:proofErr w:type="spellEnd"/>
      <w:r>
        <w:t xml:space="preserve">  =  </w:t>
      </w:r>
      <w:r>
        <w:rPr>
          <w:b/>
          <w:bCs/>
          <w:u w:val="single"/>
        </w:rPr>
        <w:t>12 ohms</w:t>
      </w:r>
    </w:p>
    <w:p w:rsidR="00A56C6F" w:rsidRDefault="00A56C6F" w:rsidP="00A56C6F">
      <w:r>
        <w:t>(d)</w:t>
      </w:r>
      <w:r>
        <w:tab/>
      </w:r>
      <w:r>
        <w:tab/>
      </w:r>
      <w:proofErr w:type="gramStart"/>
      <w:r>
        <w:t>p  =</w:t>
      </w:r>
      <w:proofErr w:type="gramEnd"/>
      <w:r>
        <w:t xml:space="preserve"> V</w:t>
      </w:r>
      <w:r>
        <w:rPr>
          <w:vertAlign w:val="subscript"/>
        </w:rPr>
        <w:t>Th</w:t>
      </w:r>
      <w:r>
        <w:rPr>
          <w:vertAlign w:val="superscript"/>
        </w:rPr>
        <w:t>2</w:t>
      </w:r>
      <w:r>
        <w:t>/(4R</w:t>
      </w:r>
      <w:r>
        <w:rPr>
          <w:vertAlign w:val="subscript"/>
        </w:rPr>
        <w:t>Th</w:t>
      </w:r>
      <w:r>
        <w:t>)  =  (40)</w:t>
      </w:r>
      <w:r>
        <w:rPr>
          <w:vertAlign w:val="superscript"/>
        </w:rPr>
        <w:t>2</w:t>
      </w:r>
      <w:r>
        <w:t xml:space="preserve">/(4x12)  =  </w:t>
      </w:r>
      <w:r>
        <w:rPr>
          <w:b/>
          <w:bCs/>
          <w:u w:val="single"/>
        </w:rPr>
        <w:t>33.33 watts</w:t>
      </w:r>
      <w:r>
        <w:t>.</w:t>
      </w:r>
    </w:p>
    <w:p w:rsidR="00A56C6F" w:rsidRDefault="00A56C6F" w:rsidP="002769EF">
      <w:pPr>
        <w:rPr>
          <w:rFonts w:ascii="Times New Roman" w:hAnsi="Times New Roman" w:cs="Times New Roman"/>
          <w:sz w:val="24"/>
          <w:szCs w:val="24"/>
        </w:rPr>
      </w:pPr>
    </w:p>
    <w:p w:rsidR="00D95E42" w:rsidRPr="00D95E42" w:rsidRDefault="00D95E42" w:rsidP="00D95E42">
      <w:pPr>
        <w:pStyle w:val="a3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95E42">
        <w:rPr>
          <w:rFonts w:ascii="Times New Roman" w:hAnsi="Times New Roman" w:cs="Times New Roman"/>
          <w:sz w:val="24"/>
          <w:szCs w:val="24"/>
        </w:rPr>
        <w:t xml:space="preserve"> In the circuit of Fig. </w:t>
      </w:r>
      <w:r w:rsidR="002D4308">
        <w:rPr>
          <w:rFonts w:ascii="Times New Roman" w:hAnsi="Times New Roman" w:cs="Times New Roman" w:hint="eastAsia"/>
          <w:sz w:val="24"/>
          <w:szCs w:val="24"/>
          <w:lang w:eastAsia="zh-HK"/>
        </w:rPr>
        <w:t>6</w:t>
      </w:r>
      <w:r w:rsidRPr="00D95E42">
        <w:rPr>
          <w:rFonts w:ascii="Times New Roman" w:hAnsi="Times New Roman" w:cs="Times New Roman"/>
          <w:sz w:val="24"/>
          <w:szCs w:val="24"/>
        </w:rPr>
        <w:t xml:space="preserve">, find </w:t>
      </w:r>
      <w:proofErr w:type="spellStart"/>
      <w:proofErr w:type="gramStart"/>
      <w:r w:rsidRPr="00D95E42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D95E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95E4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D95E42">
        <w:rPr>
          <w:rFonts w:ascii="Times New Roman" w:hAnsi="Times New Roman" w:cs="Times New Roman"/>
          <w:sz w:val="24"/>
          <w:szCs w:val="24"/>
        </w:rPr>
        <w:t xml:space="preserve">) for </w:t>
      </w:r>
      <w:r w:rsidRPr="00D95E42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D95E42">
        <w:rPr>
          <w:rFonts w:ascii="Times New Roman" w:hAnsi="Times New Roman" w:cs="Times New Roman"/>
          <w:sz w:val="24"/>
          <w:szCs w:val="24"/>
        </w:rPr>
        <w:t xml:space="preserve"> </w:t>
      </w:r>
      <w:r w:rsidR="002B4C61">
        <w:rPr>
          <w:rFonts w:ascii="Times New Roman" w:hAnsi="Times New Roman" w:cs="Times New Roman"/>
          <w:sz w:val="24"/>
          <w:szCs w:val="24"/>
        </w:rPr>
        <w:t>≥</w:t>
      </w:r>
      <w:r w:rsidRPr="00D95E42">
        <w:rPr>
          <w:rFonts w:ascii="Times New Roman" w:hAnsi="Times New Roman" w:cs="Times New Roman"/>
          <w:sz w:val="24"/>
          <w:szCs w:val="24"/>
        </w:rPr>
        <w:t xml:space="preserve"> 0 if </w:t>
      </w:r>
      <w:proofErr w:type="spellStart"/>
      <w:r w:rsidRPr="00D95E42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D95E42">
        <w:rPr>
          <w:rFonts w:ascii="Times New Roman" w:hAnsi="Times New Roman" w:cs="Times New Roman"/>
          <w:sz w:val="24"/>
          <w:szCs w:val="24"/>
        </w:rPr>
        <w:t>(0) = 2 A.</w:t>
      </w:r>
    </w:p>
    <w:p w:rsidR="00D95E42" w:rsidRPr="00D95E42" w:rsidRDefault="00D95E42" w:rsidP="00D95E42">
      <w:pPr>
        <w:autoSpaceDE w:val="0"/>
        <w:autoSpaceDN w:val="0"/>
        <w:adjustRightInd w:val="0"/>
        <w:ind w:left="720"/>
        <w:rPr>
          <w:rFonts w:ascii="Times New Roman" w:hAnsi="Times New Roman" w:cs="Times New Roman"/>
          <w:sz w:val="24"/>
          <w:szCs w:val="24"/>
        </w:rPr>
      </w:pPr>
      <w:r w:rsidRPr="00D95E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D4AC3D" wp14:editId="51E0798D">
            <wp:extent cx="3048000" cy="1323975"/>
            <wp:effectExtent l="0" t="0" r="0" b="9525"/>
            <wp:docPr id="193146" name="Picture 19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5E42">
        <w:rPr>
          <w:rFonts w:ascii="Times New Roman" w:hAnsi="Times New Roman" w:cs="Times New Roman"/>
          <w:sz w:val="24"/>
          <w:szCs w:val="24"/>
        </w:rPr>
        <w:t xml:space="preserve">Figure </w:t>
      </w:r>
      <w:r w:rsidR="002B4C61">
        <w:rPr>
          <w:rFonts w:ascii="Times New Roman" w:hAnsi="Times New Roman" w:cs="Times New Roman"/>
          <w:sz w:val="24"/>
          <w:szCs w:val="24"/>
        </w:rPr>
        <w:t>7</w:t>
      </w:r>
    </w:p>
    <w:p w:rsidR="000C6B86" w:rsidRDefault="00D95E42" w:rsidP="00D95E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Sol:</w:t>
      </w:r>
    </w:p>
    <w:p w:rsidR="00D95E42" w:rsidRDefault="00D95E42" w:rsidP="00D95E42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53340</wp:posOffset>
                </wp:positionV>
                <wp:extent cx="3840480" cy="1554480"/>
                <wp:effectExtent l="0" t="0" r="0" b="11430"/>
                <wp:wrapTopAndBottom/>
                <wp:docPr id="193147" name="Group 193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0480" cy="1554480"/>
                          <a:chOff x="2880" y="5040"/>
                          <a:chExt cx="6048" cy="2448"/>
                        </a:xfrm>
                      </wpg:grpSpPr>
                      <wps:wsp>
                        <wps:cNvPr id="193148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5904" y="5760"/>
                            <a:ext cx="2016" cy="1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49" name="Rectangle 730"/>
                        <wps:cNvSpPr>
                          <a:spLocks noChangeArrowheads="1"/>
                        </wps:cNvSpPr>
                        <wps:spPr bwMode="auto">
                          <a:xfrm>
                            <a:off x="3888" y="5760"/>
                            <a:ext cx="2016" cy="17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3150" name="Group 731"/>
                        <wpg:cNvGrpSpPr>
                          <a:grpSpLocks/>
                        </wpg:cNvGrpSpPr>
                        <wpg:grpSpPr bwMode="auto">
                          <a:xfrm>
                            <a:off x="4464" y="6336"/>
                            <a:ext cx="864" cy="864"/>
                            <a:chOff x="2736" y="720"/>
                            <a:chExt cx="864" cy="864"/>
                          </a:xfrm>
                        </wpg:grpSpPr>
                        <wps:wsp>
                          <wps:cNvPr id="193151" name="Text Box 7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903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</w:pPr>
                                <w: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52" name="Arc 733"/>
                          <wps:cNvSpPr>
                            <a:spLocks/>
                          </wps:cNvSpPr>
                          <wps:spPr bwMode="auto">
                            <a:xfrm>
                              <a:off x="2736" y="720"/>
                              <a:ext cx="864" cy="864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21600 0 0"/>
                                <a:gd name="G2" fmla="+- 21600 0 0"/>
                                <a:gd name="T0" fmla="*/ 3407 w 43200"/>
                                <a:gd name="T1" fmla="*/ 33244 h 42657"/>
                                <a:gd name="T2" fmla="*/ 26414 w 43200"/>
                                <a:gd name="T3" fmla="*/ 42657 h 42657"/>
                                <a:gd name="T4" fmla="*/ 21600 w 43200"/>
                                <a:gd name="T5" fmla="*/ 21600 h 426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42657" fill="none" extrusionOk="0">
                                  <a:moveTo>
                                    <a:pt x="3407" y="33243"/>
                                  </a:moveTo>
                                  <a:cubicBezTo>
                                    <a:pt x="1182" y="29767"/>
                                    <a:pt x="0" y="25727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31674"/>
                                    <a:pt x="36235" y="40411"/>
                                    <a:pt x="26413" y="42656"/>
                                  </a:cubicBezTo>
                                </a:path>
                                <a:path w="43200" h="42657" stroke="0" extrusionOk="0">
                                  <a:moveTo>
                                    <a:pt x="3407" y="33243"/>
                                  </a:moveTo>
                                  <a:cubicBezTo>
                                    <a:pt x="1182" y="29767"/>
                                    <a:pt x="0" y="25727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31674"/>
                                    <a:pt x="36235" y="40411"/>
                                    <a:pt x="26413" y="42656"/>
                                  </a:cubicBez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153" name="Group 734"/>
                        <wpg:cNvGrpSpPr>
                          <a:grpSpLocks/>
                        </wpg:cNvGrpSpPr>
                        <wpg:grpSpPr bwMode="auto">
                          <a:xfrm>
                            <a:off x="6768" y="6336"/>
                            <a:ext cx="864" cy="864"/>
                            <a:chOff x="3744" y="720"/>
                            <a:chExt cx="864" cy="864"/>
                          </a:xfrm>
                        </wpg:grpSpPr>
                        <wps:wsp>
                          <wps:cNvPr id="193154" name="Text Box 7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88" y="903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</w:pPr>
                                <w:r>
                                  <w:t>i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55" name="Arc 736"/>
                          <wps:cNvSpPr>
                            <a:spLocks/>
                          </wps:cNvSpPr>
                          <wps:spPr bwMode="auto">
                            <a:xfrm>
                              <a:off x="3744" y="720"/>
                              <a:ext cx="864" cy="864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21600 0 0"/>
                                <a:gd name="G2" fmla="+- 21600 0 0"/>
                                <a:gd name="T0" fmla="*/ 3407 w 43200"/>
                                <a:gd name="T1" fmla="*/ 33244 h 42657"/>
                                <a:gd name="T2" fmla="*/ 26414 w 43200"/>
                                <a:gd name="T3" fmla="*/ 42657 h 42657"/>
                                <a:gd name="T4" fmla="*/ 21600 w 43200"/>
                                <a:gd name="T5" fmla="*/ 21600 h 4265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42657" fill="none" extrusionOk="0">
                                  <a:moveTo>
                                    <a:pt x="3407" y="33243"/>
                                  </a:moveTo>
                                  <a:cubicBezTo>
                                    <a:pt x="1182" y="29767"/>
                                    <a:pt x="0" y="25727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31674"/>
                                    <a:pt x="36235" y="40411"/>
                                    <a:pt x="26413" y="42656"/>
                                  </a:cubicBezTo>
                                </a:path>
                                <a:path w="43200" h="42657" stroke="0" extrusionOk="0">
                                  <a:moveTo>
                                    <a:pt x="3407" y="33243"/>
                                  </a:moveTo>
                                  <a:cubicBezTo>
                                    <a:pt x="1182" y="29767"/>
                                    <a:pt x="0" y="25727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31674"/>
                                    <a:pt x="36235" y="40411"/>
                                    <a:pt x="26413" y="42656"/>
                                  </a:cubicBez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156" name="Group 737"/>
                        <wpg:cNvGrpSpPr>
                          <a:grpSpLocks/>
                        </wpg:cNvGrpSpPr>
                        <wpg:grpSpPr bwMode="auto">
                          <a:xfrm>
                            <a:off x="4320" y="5472"/>
                            <a:ext cx="1152" cy="576"/>
                            <a:chOff x="4320" y="2304"/>
                            <a:chExt cx="1152" cy="576"/>
                          </a:xfrm>
                        </wpg:grpSpPr>
                        <wps:wsp>
                          <wps:cNvPr id="193157" name="Line 738"/>
                          <wps:cNvCnPr/>
                          <wps:spPr bwMode="auto">
                            <a:xfrm>
                              <a:off x="4320" y="2592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3158" name="Group 739"/>
                          <wpg:cNvGrpSpPr>
                            <a:grpSpLocks/>
                          </wpg:cNvGrpSpPr>
                          <wpg:grpSpPr bwMode="auto">
                            <a:xfrm>
                              <a:off x="4608" y="2304"/>
                              <a:ext cx="576" cy="576"/>
                              <a:chOff x="4608" y="2304"/>
                              <a:chExt cx="576" cy="576"/>
                            </a:xfrm>
                          </wpg:grpSpPr>
                          <wps:wsp>
                            <wps:cNvPr id="193159" name="Rectangle 7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08" y="2304"/>
                                <a:ext cx="576" cy="5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CC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160" name="Oval 7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622" y="2318"/>
                                <a:ext cx="547" cy="54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161" name="Line 742"/>
                            <wps:cNvCnPr/>
                            <wps:spPr bwMode="auto">
                              <a:xfrm>
                                <a:off x="5170" y="2592"/>
                                <a:ext cx="1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3162" name="Line 743"/>
                            <wps:cNvCnPr/>
                            <wps:spPr bwMode="auto">
                              <a:xfrm>
                                <a:off x="4608" y="2592"/>
                                <a:ext cx="14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3163" name="Text Box 7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08" y="2304"/>
                              <a:ext cx="576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r>
                                  <w:sym w:font="Symbol Set SWA" w:char="F02D"/>
                                </w:r>
                                <w:r>
                                  <w:t xml:space="preserve">  +</w:t>
                                </w:r>
                              </w:p>
                            </w:txbxContent>
                          </wps:txbx>
                          <wps:bodyPr rot="0" vert="horz" wrap="square" lIns="64008" tIns="91440" rIns="4572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164" name="Group 745"/>
                        <wpg:cNvGrpSpPr>
                          <a:grpSpLocks/>
                        </wpg:cNvGrpSpPr>
                        <wpg:grpSpPr bwMode="auto">
                          <a:xfrm>
                            <a:off x="5616" y="6048"/>
                            <a:ext cx="576" cy="1152"/>
                            <a:chOff x="3744" y="10656"/>
                            <a:chExt cx="576" cy="1152"/>
                          </a:xfrm>
                        </wpg:grpSpPr>
                        <wps:wsp>
                          <wps:cNvPr id="193165" name="Line 746"/>
                          <wps:cNvCnPr/>
                          <wps:spPr bwMode="auto">
                            <a:xfrm>
                              <a:off x="4032" y="10656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166" name="Freeform 747"/>
                          <wps:cNvSpPr>
                            <a:spLocks/>
                          </wps:cNvSpPr>
                          <wps:spPr bwMode="auto">
                            <a:xfrm>
                              <a:off x="3744" y="10944"/>
                              <a:ext cx="576" cy="576"/>
                            </a:xfrm>
                            <a:custGeom>
                              <a:avLst/>
                              <a:gdLst>
                                <a:gd name="T0" fmla="*/ 288 w 576"/>
                                <a:gd name="T1" fmla="*/ 0 h 576"/>
                                <a:gd name="T2" fmla="*/ 0 w 576"/>
                                <a:gd name="T3" fmla="*/ 288 h 576"/>
                                <a:gd name="T4" fmla="*/ 288 w 576"/>
                                <a:gd name="T5" fmla="*/ 576 h 576"/>
                                <a:gd name="T6" fmla="*/ 576 w 576"/>
                                <a:gd name="T7" fmla="*/ 288 h 576"/>
                                <a:gd name="T8" fmla="*/ 288 w 576"/>
                                <a:gd name="T9" fmla="*/ 0 h 57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76" h="576">
                                  <a:moveTo>
                                    <a:pt x="288" y="0"/>
                                  </a:moveTo>
                                  <a:lnTo>
                                    <a:pt x="0" y="288"/>
                                  </a:lnTo>
                                  <a:lnTo>
                                    <a:pt x="288" y="576"/>
                                  </a:lnTo>
                                  <a:lnTo>
                                    <a:pt x="576" y="288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67" name="Line 748"/>
                          <wps:cNvCnPr/>
                          <wps:spPr bwMode="auto">
                            <a:xfrm>
                              <a:off x="4032" y="11010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168" name="Group 749"/>
                        <wpg:cNvGrpSpPr>
                          <a:grpSpLocks/>
                        </wpg:cNvGrpSpPr>
                        <wpg:grpSpPr bwMode="auto">
                          <a:xfrm>
                            <a:off x="7776" y="6048"/>
                            <a:ext cx="288" cy="1152"/>
                            <a:chOff x="6335" y="2160"/>
                            <a:chExt cx="288" cy="1152"/>
                          </a:xfrm>
                        </wpg:grpSpPr>
                        <wps:wsp>
                          <wps:cNvPr id="193169" name="Line 750"/>
                          <wps:cNvCnPr/>
                          <wps:spPr bwMode="auto">
                            <a:xfrm rot="5400000">
                              <a:off x="5904" y="2736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3170" name="Group 751"/>
                          <wpg:cNvGrpSpPr>
                            <a:grpSpLocks/>
                          </wpg:cNvGrpSpPr>
                          <wpg:grpSpPr bwMode="auto">
                            <a:xfrm>
                              <a:off x="6335" y="2515"/>
                              <a:ext cx="288" cy="432"/>
                              <a:chOff x="6335" y="2515"/>
                              <a:chExt cx="288" cy="432"/>
                            </a:xfrm>
                          </wpg:grpSpPr>
                          <wps:wsp>
                            <wps:cNvPr id="193171" name="Rectangle 752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6263" y="2587"/>
                                <a:ext cx="432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FF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172" name="Freeform 753"/>
                            <wps:cNvSpPr>
                              <a:spLocks/>
                            </wps:cNvSpPr>
                            <wps:spPr bwMode="auto">
                              <a:xfrm rot="5400000">
                                <a:off x="6267" y="2616"/>
                                <a:ext cx="426" cy="226"/>
                              </a:xfrm>
                              <a:custGeom>
                                <a:avLst/>
                                <a:gdLst>
                                  <a:gd name="T0" fmla="*/ 0 w 426"/>
                                  <a:gd name="T1" fmla="*/ 113 h 226"/>
                                  <a:gd name="T2" fmla="*/ 43 w 426"/>
                                  <a:gd name="T3" fmla="*/ 0 h 226"/>
                                  <a:gd name="T4" fmla="*/ 106 w 426"/>
                                  <a:gd name="T5" fmla="*/ 223 h 226"/>
                                  <a:gd name="T6" fmla="*/ 180 w 426"/>
                                  <a:gd name="T7" fmla="*/ 0 h 226"/>
                                  <a:gd name="T8" fmla="*/ 242 w 426"/>
                                  <a:gd name="T9" fmla="*/ 226 h 226"/>
                                  <a:gd name="T10" fmla="*/ 322 w 426"/>
                                  <a:gd name="T11" fmla="*/ 0 h 226"/>
                                  <a:gd name="T12" fmla="*/ 384 w 426"/>
                                  <a:gd name="T13" fmla="*/ 226 h 226"/>
                                  <a:gd name="T14" fmla="*/ 426 w 426"/>
                                  <a:gd name="T15" fmla="*/ 113 h 22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426" h="226">
                                    <a:moveTo>
                                      <a:pt x="0" y="113"/>
                                    </a:moveTo>
                                    <a:lnTo>
                                      <a:pt x="43" y="0"/>
                                    </a:lnTo>
                                    <a:lnTo>
                                      <a:pt x="106" y="223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242" y="226"/>
                                    </a:lnTo>
                                    <a:lnTo>
                                      <a:pt x="322" y="0"/>
                                    </a:lnTo>
                                    <a:lnTo>
                                      <a:pt x="384" y="226"/>
                                    </a:lnTo>
                                    <a:lnTo>
                                      <a:pt x="426" y="11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93173" name="Group 754"/>
                        <wpg:cNvGrpSpPr>
                          <a:grpSpLocks/>
                        </wpg:cNvGrpSpPr>
                        <wpg:grpSpPr bwMode="auto">
                          <a:xfrm>
                            <a:off x="3744" y="6048"/>
                            <a:ext cx="288" cy="1152"/>
                            <a:chOff x="6335" y="2160"/>
                            <a:chExt cx="288" cy="1152"/>
                          </a:xfrm>
                        </wpg:grpSpPr>
                        <wps:wsp>
                          <wps:cNvPr id="193174" name="Line 755"/>
                          <wps:cNvCnPr/>
                          <wps:spPr bwMode="auto">
                            <a:xfrm rot="5400000">
                              <a:off x="5904" y="2736"/>
                              <a:ext cx="115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93175" name="Group 756"/>
                          <wpg:cNvGrpSpPr>
                            <a:grpSpLocks/>
                          </wpg:cNvGrpSpPr>
                          <wpg:grpSpPr bwMode="auto">
                            <a:xfrm>
                              <a:off x="6335" y="2515"/>
                              <a:ext cx="288" cy="432"/>
                              <a:chOff x="6335" y="2515"/>
                              <a:chExt cx="288" cy="432"/>
                            </a:xfrm>
                          </wpg:grpSpPr>
                          <wps:wsp>
                            <wps:cNvPr id="193176" name="Rectangle 757"/>
                            <wps:cNvSpPr>
                              <a:spLocks noChangeArrowheads="1"/>
                            </wps:cNvSpPr>
                            <wps:spPr bwMode="auto">
                              <a:xfrm rot="5400000">
                                <a:off x="6263" y="2587"/>
                                <a:ext cx="432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FF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177" name="Freeform 758"/>
                            <wps:cNvSpPr>
                              <a:spLocks/>
                            </wps:cNvSpPr>
                            <wps:spPr bwMode="auto">
                              <a:xfrm rot="5400000">
                                <a:off x="6267" y="2616"/>
                                <a:ext cx="426" cy="226"/>
                              </a:xfrm>
                              <a:custGeom>
                                <a:avLst/>
                                <a:gdLst>
                                  <a:gd name="T0" fmla="*/ 0 w 426"/>
                                  <a:gd name="T1" fmla="*/ 113 h 226"/>
                                  <a:gd name="T2" fmla="*/ 43 w 426"/>
                                  <a:gd name="T3" fmla="*/ 0 h 226"/>
                                  <a:gd name="T4" fmla="*/ 106 w 426"/>
                                  <a:gd name="T5" fmla="*/ 223 h 226"/>
                                  <a:gd name="T6" fmla="*/ 180 w 426"/>
                                  <a:gd name="T7" fmla="*/ 0 h 226"/>
                                  <a:gd name="T8" fmla="*/ 242 w 426"/>
                                  <a:gd name="T9" fmla="*/ 226 h 226"/>
                                  <a:gd name="T10" fmla="*/ 322 w 426"/>
                                  <a:gd name="T11" fmla="*/ 0 h 226"/>
                                  <a:gd name="T12" fmla="*/ 384 w 426"/>
                                  <a:gd name="T13" fmla="*/ 226 h 226"/>
                                  <a:gd name="T14" fmla="*/ 426 w 426"/>
                                  <a:gd name="T15" fmla="*/ 113 h 22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426" h="226">
                                    <a:moveTo>
                                      <a:pt x="0" y="113"/>
                                    </a:moveTo>
                                    <a:lnTo>
                                      <a:pt x="43" y="0"/>
                                    </a:lnTo>
                                    <a:lnTo>
                                      <a:pt x="106" y="223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242" y="226"/>
                                    </a:lnTo>
                                    <a:lnTo>
                                      <a:pt x="322" y="0"/>
                                    </a:lnTo>
                                    <a:lnTo>
                                      <a:pt x="384" y="226"/>
                                    </a:lnTo>
                                    <a:lnTo>
                                      <a:pt x="426" y="11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93178" name="Group 759"/>
                        <wpg:cNvGrpSpPr>
                          <a:grpSpLocks/>
                        </wpg:cNvGrpSpPr>
                        <wpg:grpSpPr bwMode="auto">
                          <a:xfrm>
                            <a:off x="3744" y="5253"/>
                            <a:ext cx="576" cy="507"/>
                            <a:chOff x="432" y="2229"/>
                            <a:chExt cx="576" cy="507"/>
                          </a:xfrm>
                        </wpg:grpSpPr>
                        <wps:wsp>
                          <wps:cNvPr id="193179" name="Text Box 7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" y="2229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</w:pPr>
                                <w:r>
                                  <w:t xml:space="preserve">  </w:t>
                                </w:r>
                                <w:proofErr w:type="gramStart"/>
                                <w:r>
                                  <w:t>i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80" name="Line 761"/>
                          <wps:cNvCnPr/>
                          <wps:spPr bwMode="auto">
                            <a:xfrm>
                              <a:off x="696" y="2736"/>
                              <a:ext cx="21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181" name="Group 762"/>
                        <wpg:cNvGrpSpPr>
                          <a:grpSpLocks/>
                        </wpg:cNvGrpSpPr>
                        <wpg:grpSpPr bwMode="auto">
                          <a:xfrm>
                            <a:off x="5184" y="5253"/>
                            <a:ext cx="576" cy="507"/>
                            <a:chOff x="432" y="2229"/>
                            <a:chExt cx="576" cy="507"/>
                          </a:xfrm>
                        </wpg:grpSpPr>
                        <wps:wsp>
                          <wps:cNvPr id="193182" name="Text Box 7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" y="2229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  i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83" name="Line 764"/>
                          <wps:cNvCnPr/>
                          <wps:spPr bwMode="auto">
                            <a:xfrm>
                              <a:off x="696" y="2736"/>
                              <a:ext cx="21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184" name="Group 765"/>
                        <wpg:cNvGrpSpPr>
                          <a:grpSpLocks/>
                        </wpg:cNvGrpSpPr>
                        <wpg:grpSpPr bwMode="auto">
                          <a:xfrm>
                            <a:off x="6480" y="5253"/>
                            <a:ext cx="576" cy="507"/>
                            <a:chOff x="432" y="2229"/>
                            <a:chExt cx="576" cy="507"/>
                          </a:xfrm>
                        </wpg:grpSpPr>
                        <wps:wsp>
                          <wps:cNvPr id="193185" name="Text Box 7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" y="2229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  i</w:t>
                                </w:r>
                                <w:r>
                                  <w:rPr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86" name="Line 767"/>
                          <wps:cNvCnPr/>
                          <wps:spPr bwMode="auto">
                            <a:xfrm>
                              <a:off x="696" y="2736"/>
                              <a:ext cx="21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187" name="Group 768"/>
                        <wpg:cNvGrpSpPr>
                          <a:grpSpLocks/>
                        </wpg:cNvGrpSpPr>
                        <wpg:grpSpPr bwMode="auto">
                          <a:xfrm>
                            <a:off x="4320" y="5040"/>
                            <a:ext cx="1152" cy="576"/>
                            <a:chOff x="7632" y="9360"/>
                            <a:chExt cx="1152" cy="576"/>
                          </a:xfrm>
                        </wpg:grpSpPr>
                        <wps:wsp>
                          <wps:cNvPr id="193188" name="Rectangle 76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2" y="9360"/>
                              <a:ext cx="1152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3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189" name="Text Box 7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92" y="9444"/>
                              <a:ext cx="1008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FF66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4"/>
                                </w:pPr>
                                <w:r>
                                  <w:t>1 V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t" anchorCtr="0" upright="1">
                            <a:noAutofit/>
                          </wps:bodyPr>
                        </wps:wsp>
                      </wpg:grpSp>
                      <wpg:grpSp>
                        <wpg:cNvPr id="193190" name="Group 771"/>
                        <wpg:cNvGrpSpPr>
                          <a:grpSpLocks/>
                        </wpg:cNvGrpSpPr>
                        <wpg:grpSpPr bwMode="auto">
                          <a:xfrm>
                            <a:off x="6048" y="6336"/>
                            <a:ext cx="1008" cy="576"/>
                            <a:chOff x="8784" y="11376"/>
                            <a:chExt cx="1008" cy="576"/>
                          </a:xfrm>
                        </wpg:grpSpPr>
                        <wps:wsp>
                          <wps:cNvPr id="193191" name="Text Box 7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20" y="11448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3"/>
                                </w:pPr>
                                <w:proofErr w:type="gramStart"/>
                                <w:r>
                                  <w:t>i/2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93192" name="Rectangle 773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4" y="11376"/>
                              <a:ext cx="1008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99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193" name="Group 774"/>
                        <wpg:cNvGrpSpPr>
                          <a:grpSpLocks/>
                        </wpg:cNvGrpSpPr>
                        <wpg:grpSpPr bwMode="auto">
                          <a:xfrm>
                            <a:off x="2880" y="6336"/>
                            <a:ext cx="1008" cy="576"/>
                            <a:chOff x="7776" y="10224"/>
                            <a:chExt cx="1008" cy="576"/>
                          </a:xfrm>
                        </wpg:grpSpPr>
                        <wps:wsp>
                          <wps:cNvPr id="193194" name="Text Box 7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30" y="10296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5"/>
                                </w:pPr>
                                <w:r>
                                  <w:t xml:space="preserve">10 </w:t>
                                </w:r>
                                <w:r>
                                  <w:sym w:font="Symbol Set SWA" w:char="F057"/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93195" name="Rectangle 776"/>
                          <wps:cNvSpPr>
                            <a:spLocks noChangeArrowheads="1"/>
                          </wps:cNvSpPr>
                          <wps:spPr bwMode="auto">
                            <a:xfrm>
                              <a:off x="7776" y="10224"/>
                              <a:ext cx="1008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3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13716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196" name="Group 777"/>
                        <wpg:cNvGrpSpPr>
                          <a:grpSpLocks/>
                        </wpg:cNvGrpSpPr>
                        <wpg:grpSpPr bwMode="auto">
                          <a:xfrm>
                            <a:off x="7920" y="6336"/>
                            <a:ext cx="1008" cy="576"/>
                            <a:chOff x="8784" y="11376"/>
                            <a:chExt cx="1008" cy="576"/>
                          </a:xfrm>
                        </wpg:grpSpPr>
                        <wps:wsp>
                          <wps:cNvPr id="193197" name="Text Box 7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20" y="11448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95E42">
                                <w:pPr>
                                  <w:pStyle w:val="3"/>
                                </w:pPr>
                                <w:r>
                                  <w:t xml:space="preserve">40 </w:t>
                                </w:r>
                                <w:r>
                                  <w:sym w:font="Symbol Set SWA" w:char="F057"/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93198" name="Rectangle 779"/>
                          <wps:cNvSpPr>
                            <a:spLocks noChangeArrowheads="1"/>
                          </wps:cNvSpPr>
                          <wps:spPr bwMode="auto">
                            <a:xfrm>
                              <a:off x="8784" y="11376"/>
                              <a:ext cx="1008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99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147" o:spid="_x0000_s1573" style="position:absolute;left:0;text-align:left;margin-left:45pt;margin-top:4.2pt;width:302.4pt;height:122.4pt;z-index:251670528" coordorigin="2880,5040" coordsize="6048,2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">
                <v:rect id="Rectangle 729" o:spid="_x0000_s1574" style="position:absolute;left:5904;top:5760;width:2016;height:1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Fj68MA&#10;AADfAAAADwAAAGRycy9kb3ducmV2LnhtbERPO2/CMBDekfofrKvUDRweqiBgUNWKqowQFrYjPpLQ&#10;+BzFBlJ+PTdUYvz0vRerztXqSm2oPBsYDhJQxLm3FRcG9tm6PwUVIrLF2jMZ+KMAq+VLb4Gp9Tfe&#10;0nUXCyUhHFI0UMbYpFqHvCSHYeAbYuFOvnUYBbaFti3eJNzVepQk79phxdJQYkOfJeW/u4szcKxG&#10;e7xvs+/EzdbjuOmy8+XwZczba/cxBxWpi0/xv/vHyvzZeDiRwfJHAO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Fj68MAAADfAAAADwAAAAAAAAAAAAAAAACYAgAAZHJzL2Rv&#10;d25yZXYueG1sUEsFBgAAAAAEAAQA9QAAAIgDAAAAAA==&#10;"/>
                <v:rect id="Rectangle 730" o:spid="_x0000_s1575" style="position:absolute;left:3888;top:5760;width:2016;height:17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3GcMQA&#10;AADfAAAADwAAAGRycy9kb3ducmV2LnhtbERPTWvCQBC9C/6HZYTedGNSSpO6ilgs7VHjpbdpdppE&#10;s7Mhuyapv94tFHp8vO/VZjSN6KlztWUFy0UEgriwuuZSwSnfz59BOI+ssbFMCn7IwWY9naww03bg&#10;A/VHX4oQwi5DBZX3bSalKyoy6Ba2JQ7ct+0M+gC7UuoOhxBuGhlH0ZM0WHNoqLClXUXF5Xg1Cr7q&#10;+IS3Q/4WmXSf+I8xP18/X5V6mI3bFxCeRv8v/nO/6zA/TZaPKfz+CQD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NxnDEAAAA3wAAAA8AAAAAAAAAAAAAAAAAmAIAAGRycy9k&#10;b3ducmV2LnhtbFBLBQYAAAAABAAEAPUAAACJAwAAAAA=&#10;"/>
                <v:group id="Group 731" o:spid="_x0000_s1576" style="position:absolute;left:4464;top:6336;width:864;height:864" coordorigin="2736,720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IbsQAAADfAAAADwAAAGRycy9kb3ducmV2LnhtbERPTWvCQBC9F/oflil4&#10;q5tUlDZ1FZEqPYigFkpvQ3ZMgtnZkF2T+O87B8Hj433Pl4OrVUdtqDwbSMcJKOLc24oLAz+nzes7&#10;qBCRLdaeycCNAiwXz09zzKzv+UDdMRZKQjhkaKCMscm0DnlJDsPYN8TCnX3rMApsC21b7CXc1fot&#10;SWbaYcXSUGJD65Lyy/HqDGx77FeT9KvbXc7r299puv/dpWTM6GVYfYKKNMSH+O7+tjL/Y5JO5YH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BlIbsQAAADfAAAA&#10;DwAAAAAAAAAAAAAAAACqAgAAZHJzL2Rvd25yZXYueG1sUEsFBgAAAAAEAAQA+gAAAJsDAAAAAA==&#10;">
                  <v:shape id="Text Box 732" o:spid="_x0000_s1577" type="#_x0000_t202" style="position:absolute;left:2880;top:903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YlocMA&#10;AADfAAAADwAAAGRycy9kb3ducmV2LnhtbERPXWvCMBR9H/gfwhX2NpPOKbNrKjIRfHKoU9jbpbm2&#10;xeamNJnt/r0ZDPZ4ON/ZcrCNuFHna8cakokCQVw4U3Op4fO4eXoF4QOywcYxafghD8t89JBhalzP&#10;e7odQiliCPsUNVQhtKmUvqjIop+4ljhyF9dZDBF2pTQd9jHcNvJZqbm0WHNsqLCl94qK6+Hbajjt&#10;Ll/nF/VRru2s7d2gJNuF1PpxPKzeQAQawr/4z701cf5imswS+P0TAc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YlocMAAADfAAAADwAAAAAAAAAAAAAAAACYAgAAZHJzL2Rv&#10;d25yZXYueG1sUEsFBgAAAAAEAAQA9QAAAIgDAAAAAA==&#10;" filled="f" stroked="f">
                    <v:textbox>
                      <w:txbxContent>
                        <w:p w:rsidR="007265C8" w:rsidRDefault="007265C8" w:rsidP="00D95E42">
                          <w:pPr>
                            <w:pStyle w:val="4"/>
                          </w:pPr>
                          <w:r>
                            <w:t>i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Arc 733" o:spid="_x0000_s1578" style="position:absolute;left:2736;top:720;width:864;height:864;visibility:visible;mso-wrap-style:square;v-text-anchor:top" coordsize="43200,4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mOKcQA&#10;AADfAAAADwAAAGRycy9kb3ducmV2LnhtbERPXWvCMBR9H+w/hDvYm6Y6KlqNomPK0CfrGPh211zT&#10;suamNFG7f28EYY+H8z1bdLYWF2p95VjBoJ+AIC6crtgo+Dqse2MQPiBrrB2Tgj/ysJg/P80w0+7K&#10;e7rkwYgYwj5DBWUITSalL0qy6PuuIY7cybUWQ4StkbrFawy3tRwmyUharDg2lNjQe0nFb362Cszm&#10;kJ82cvez/t56s0rT5uPMR6VeX7rlFESgLvyLH+5PHedP3gbpEO5/IgA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5jinEAAAA3wAAAA8AAAAAAAAAAAAAAAAAmAIAAGRycy9k&#10;b3ducmV2LnhtbFBLBQYAAAAABAAEAPUAAACJAwAAAAA=&#10;" path="m3407,33243nfc1182,29767,,25727,,21600,,9670,9670,,21600,,33529,,43200,9670,43200,21600v,10074,-6965,18811,-16787,21056em3407,33243nsc1182,29767,,25727,,21600,,9670,9670,,21600,,33529,,43200,9670,43200,21600v,10074,-6965,18811,-16787,21056l21600,21600,3407,33243xe" filled="f">
                    <v:stroke endarrow="block"/>
                    <v:path arrowok="t" o:extrusionok="f" o:connecttype="custom" o:connectlocs="68,673;528,864;432,437" o:connectangles="0,0,0"/>
                  </v:shape>
                </v:group>
                <v:group id="Group 734" o:spid="_x0000_s1579" style="position:absolute;left:6768;top:6336;width:864;height:864" coordorigin="3744,720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MvWGcQAAADfAAAADwAAAGRycy9kb3ducmV2LnhtbERPTWvCQBC9F/wPywje&#10;6iYGS42uIlLFgwhVQbwN2TEJZmdDdpvEf98tCD0+3vdi1ZtKtNS40rKCeByBIM6sLjlXcDlv3z9B&#10;OI+ssbJMCp7kYLUcvC0w1bbjb2pPPhchhF2KCgrv61RKlxVk0I1tTRy4u20M+gCbXOoGuxBuKjmJ&#10;og9psOTQUGBNm4Kyx+nHKNh12K2T+Ks9PO6b5+08PV4PMSk1GvbrOQhPvf8Xv9x7HebPkniawN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MvWGcQAAADfAAAA&#10;DwAAAAAAAAAAAAAAAACqAgAAZHJzL2Rvd25yZXYueG1sUEsFBgAAAAAEAAQA+gAAAJsDAAAAAA==&#10;">
                  <v:shape id="Text Box 735" o:spid="_x0000_s1580" type="#_x0000_t202" style="position:absolute;left:3888;top:903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GGOcMA&#10;AADfAAAADwAAAGRycy9kb3ducmV2LnhtbERPy2oCMRTdC/5DuIK7mvgqdZwoohS6qlRtobvL5M4D&#10;JzfDJHWmf98IBZeH8063va3FjVpfOdYwnSgQxJkzFRcaLufXpxcQPiAbrB2Thl/ysN0MBykmxnX8&#10;QbdTKEQMYZ+ghjKEJpHSZyVZ9BPXEEcud63FEGFbSNNiF8NtLWdKPUuLFceGEhval5RdTz9Ww+d7&#10;/v21UMfiYJdN53ol2a6k1uNRv1uDCNSHh/jf/Wbi/NV8ulzA/U8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GGOcMAAADfAAAADwAAAAAAAAAAAAAAAACYAgAAZHJzL2Rv&#10;d25yZXYueG1sUEsFBgAAAAAEAAQA9QAAAIgDAAAAAA==&#10;" filled="f" stroked="f">
                    <v:textbox>
                      <w:txbxContent>
                        <w:p w:rsidR="007265C8" w:rsidRDefault="007265C8" w:rsidP="00D95E42">
                          <w:pPr>
                            <w:pStyle w:val="4"/>
                          </w:pPr>
                          <w:r>
                            <w:t>i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Arc 736" o:spid="_x0000_s1581" style="position:absolute;left:3744;top:720;width:864;height:864;visibility:visible;mso-wrap-style:square;v-text-anchor:top" coordsize="43200,42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AWXcQA&#10;AADfAAAADwAAAGRycy9kb3ducmV2LnhtbERPXWvCMBR9H+w/hDvYm6Y6Kls1io4pQ59Wh+Dbtbmm&#10;xeamNFG7f28EYY+H8z2ZdbYWF2p95VjBoJ+AIC6crtgo+N0ue+8gfEDWWDsmBX/kYTZ9fppgpt2V&#10;f+iSByNiCPsMFZQhNJmUvijJou+7hjhyR9daDBG2RuoWrzHc1nKYJCNpseLYUGJDnyUVp/xsFZjV&#10;Nj+u5Oaw3K29WaRp83XmvVKvL918DCJQF/7FD/e3jvM/3gZpCvc/EYC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QFl3EAAAA3wAAAA8AAAAAAAAAAAAAAAAAmAIAAGRycy9k&#10;b3ducmV2LnhtbFBLBQYAAAAABAAEAPUAAACJAwAAAAA=&#10;" path="m3407,33243nfc1182,29767,,25727,,21600,,9670,9670,,21600,,33529,,43200,9670,43200,21600v,10074,-6965,18811,-16787,21056em3407,33243nsc1182,29767,,25727,,21600,,9670,9670,,21600,,33529,,43200,9670,43200,21600v,10074,-6965,18811,-16787,21056l21600,21600,3407,33243xe" filled="f">
                    <v:stroke endarrow="block"/>
                    <v:path arrowok="t" o:extrusionok="f" o:connecttype="custom" o:connectlocs="68,673;528,864;432,437" o:connectangles="0,0,0"/>
                  </v:shape>
                </v:group>
                <v:group id="Group 737" o:spid="_x0000_s1582" style="position:absolute;left:4320;top:5472;width:1152;height:576" coordorigin="4320,2304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Lx1gcQAAADfAAAA&#10;DwAAAAAAAAAAAAAAAACqAgAAZHJzL2Rvd25yZXYueG1sUEsFBgAAAAAEAAQA+gAAAJsDAAAAAA==&#10;">
                  <v:line id="Line 738" o:spid="_x0000_s1583" style="position:absolute;visibility:visible;mso-wrap-style:square" from="4320,2592" to="547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Sz5cYAAADfAAAADwAAAGRycy9kb3ducmV2LnhtbERPXWvCMBR9H+w/hDvY20xV1s3OKOIY&#10;qA+iTtger81d2625KUnW1n+/CMIeD+d7Ou9NLVpyvrKsYDhIQBDnVldcKDi+vz08g/ABWWNtmRSc&#10;ycN8dnszxUzbjvfUHkIhYgj7DBWUITSZlD4vyaAf2IY4cl/WGQwRukJqh10MN7UcJUkqDVYcG0ps&#10;aFlS/nP4NQq2413aLtabVf+xTk/56/70+d05pe7v+sULiEB9+Bdf3Ssd50/Gw8cnuPyJAOT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5ks+XGAAAA3wAAAA8AAAAAAAAA&#10;AAAAAAAAoQIAAGRycy9kb3ducmV2LnhtbFBLBQYAAAAABAAEAPkAAACUAwAAAAA=&#10;"/>
                  <v:group id="Group 739" o:spid="_x0000_s1584" style="position:absolute;left:4608;top:2304;width:576;height:576" coordorigin="4608,2304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m9EaMQAAADfAAAADwAAAGRycy9kb3ducmV2LnhtbERPTWvCQBC9F/oflil4&#10;q5tUlDZ1FZEqPYigFkpvQ3ZMgtnZkF2T+O87B8Hj433Pl4OrVUdtqDwbSMcJKOLc24oLAz+nzes7&#10;qBCRLdaeycCNAiwXz09zzKzv+UDdMRZKQjhkaKCMscm0DnlJDsPYN8TCnX3rMApsC21b7CXc1fot&#10;SWbaYcXSUGJD65Lyy/HqDGx77FeT9KvbXc7r299puv/dpWTM6GVYfYKKNMSH+O7+tjL/Y5JOZbD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m9EaMQAAADfAAAA&#10;DwAAAAAAAAAAAAAAAACqAgAAZHJzL2Rvd25yZXYueG1sUEsFBgAAAAAEAAQA+gAAAJsDAAAAAA==&#10;">
                    <v:rect id="Rectangle 740" o:spid="_x0000_s1585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jU1sMA&#10;AADfAAAADwAAAGRycy9kb3ducmV2LnhtbERPy4rCMBTdD/gP4Qqz01QHX9UozsCI4EKsunB3aa5t&#10;sbkpTabWvzeCMMvDeS9WrSlFQ7UrLCsY9CMQxKnVBWcKTsff3hSE88gaS8uk4EEOVsvOxwJjbe98&#10;oCbxmQgh7GJUkHtfxVK6NCeDrm8r4sBdbW3QB1hnUtd4D+GmlMMoGkuDBYeGHCv6ySm9JX9GwWbf&#10;cFIc2e2248m3jS7nJj2clfrstus5CE+t/xe/3Vsd5s++BqMZvP4EAHL5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jU1sMAAADfAAAADwAAAAAAAAAAAAAAAACYAgAAZHJzL2Rv&#10;d25yZXYueG1sUEsFBgAAAAAEAAQA9QAAAIgDAAAAAA==&#10;" stroked="f" strokecolor="#0cf"/>
                    <v:oval id="Oval 741" o:spid="_x0000_s1586" style="position:absolute;left:4622;top:231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FTO8IA&#10;AADfAAAADwAAAGRycy9kb3ducmV2LnhtbERPTUvDQBC9C/6HZQRvdhNDg8ZuS7EI9eDBqPchO01C&#10;s7MhO6bx3zsHwePjfW92SxjMTFPqIzvIVxkY4ib6nlsHnx8vdw9gkiB7HCKTgx9KsNteX22w8vHC&#10;7zTX0hoN4VShg05krKxNTUcB0yqOxMqd4hRQFE6t9RNeNDwM9j7LShuwZ23ocKTnjppz/R0cHNp9&#10;Xc62kHVxOhxlff56ey1y525vlv0TGKFF/sV/7qPX+Y9FXuoD/aMA7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kVM7wgAAAN8AAAAPAAAAAAAAAAAAAAAAAJgCAABkcnMvZG93&#10;bnJldi54bWxQSwUGAAAAAAQABAD1AAAAhwMAAAAA&#10;"/>
                    <v:line id="Line 742" o:spid="_x0000_s1587" style="position:absolute;visibility:visible;mso-wrap-style:square" from="5170,2592" to="518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1Et8YAAADfAAAADwAAAGRycy9kb3ducmV2LnhtbERPXWvCMBR9H+w/hDvwbaadULZqFNkQ&#10;1IcxnaCP1+ba1jU3JYlt9++XwWCPh/M9WwymER05X1tWkI4TEMSF1TWXCg6fq8dnED4ga2wsk4Jv&#10;8rCY39/NMNe25x11+1CKGMI+RwVVCG0upS8qMujHtiWO3MU6gyFCV0rtsI/hppFPSZJJgzXHhgpb&#10;eq2o+NrfjIL3yUfWLTfb9XDcZOfibXc+XXun1OhhWE5BBBrCv/jPvdZx/sskzVL4/RMB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tRLfGAAAA3wAAAA8AAAAAAAAA&#10;AAAAAAAAoQIAAGRycy9kb3ducmV2LnhtbFBLBQYAAAAABAAEAPkAAACUAwAAAAA=&#10;"/>
                    <v:line id="Line 743" o:spid="_x0000_s1588" style="position:absolute;visibility:visible;mso-wrap-style:square" from="4608,2592" to="462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/awMYAAADfAAAADwAAAGRycy9kb3ducmV2LnhtbERPW2vCMBR+H+w/hDPY20xVKFs1imwM&#10;dA8yL6CPx+bYdmtOSpK19d8bQdjjx3efzntTi5acrywrGA4SEMS51RUXCva7z5dXED4ga6wtk4IL&#10;eZjPHh+mmGnb8YbabShEDGGfoYIyhCaT0uclGfQD2xBH7mydwRChK6R22MVwU8tRkqTSYMWxocSG&#10;3kvKf7d/RsF6/J22i9XXsj+s0lP+sTkdfzqn1PNTv5iACNSHf/HdvdRx/tt4mI7g9icCkL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/2sDGAAAA3wAAAA8AAAAAAAAA&#10;AAAAAAAAoQIAAGRycy9kb3ducmV2LnhtbFBLBQYAAAAABAAEAPkAAACUAwAAAAA=&#10;"/>
                  </v:group>
                  <v:shape id="Text Box 744" o:spid="_x0000_s1589" type="#_x0000_t202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Au5cQA&#10;AADfAAAADwAAAGRycy9kb3ducmV2LnhtbERPXWvCMBR9H+w/hDvwZWjqHKLVKNtgQ+bTtIKPl+ba&#10;FpubksRa/fVGEPZ4ON/zZWdq0ZLzlWUFw0ECgji3uuJCQbb97k9A+ICssbZMCi7kYbl4fppjqu2Z&#10;/6jdhELEEPYpKihDaFIpfV6SQT+wDXHkDtYZDBG6QmqH5xhuavmWJGNpsOLYUGJDXyXlx83JKNjb&#10;S/v7irvu5/rJbv2eZPl6kinVe+k+ZiACdeFf/HCvdJw/HQ3HI7j/iQ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gLuXEAAAA3wAAAA8AAAAAAAAAAAAAAAAAmAIAAGRycy9k&#10;b3ducmV2LnhtbFBLBQYAAAAABAAEAPUAAACJAwAAAAA=&#10;" filled="f" stroked="f">
                    <v:textbox inset="5.04pt,7.2pt,3.6pt">
                      <w:txbxContent>
                        <w:p w:rsidR="007265C8" w:rsidRDefault="007265C8" w:rsidP="00D95E42">
                          <w:r>
                            <w:sym w:font="Symbol Set SWA" w:char="F02D"/>
                          </w:r>
                          <w:r>
                            <w:t xml:space="preserve">  +</w:t>
                          </w:r>
                        </w:p>
                      </w:txbxContent>
                    </v:textbox>
                  </v:shape>
                </v:group>
                <v:group id="Group 745" o:spid="_x0000_s1590" style="position:absolute;left:5616;top:6048;width:576;height:1152" coordorigin="3744,10656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U6E0MQAAADfAAAADwAAAGRycy9kb3ducmV2LnhtbERPy2rCQBTdF/yH4Qrd&#10;6STaikZHEamlCxF8gLi7ZK5JMHMnZMYk/n2nIHR5OO/FqjOlaKh2hWUF8TACQZxaXXCm4HzaDqYg&#10;nEfWWFomBU9ysFr23haYaNvygZqjz0QIYZeggtz7KpHSpTkZdENbEQfuZmuDPsA6k7rGNoSbUo6i&#10;aCINFhwacqxok1N6Pz6Mgu8W2/U4/mp299vmeT197i+7mJR673frOQhPnf8Xv9w/OsyfjePJB/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U6E0MQAAADfAAAA&#10;DwAAAAAAAAAAAAAAAACqAgAAZHJzL2Rvd25yZXYueG1sUEsFBgAAAAAEAAQA+gAAAJsDAAAAAA==&#10;">
                  <v:line id="Line 746" o:spid="_x0000_s1591" style="position:absolute;visibility:visible;mso-wrap-style:square" from="4032,10656" to="4032,11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ZCtMYAAADfAAAADwAAAGRycy9kb3ducmV2LnhtbERPW2vCMBR+H+w/hDPY20xVLLMaRSYD&#10;3cPwBvp4bM7abs1JSWLb/ftlMNjjx3efL3tTi5acrywrGA4SEMS51RUXCk7H16dnED4ga6wtk4Jv&#10;8rBc3N/NMdO24z21h1CIGMI+QwVlCE0mpc9LMugHtiGO3Id1BkOErpDaYRfDTS1HSZJKgxXHhhIb&#10;eikp/zrcjIL38S5tV9u3TX/eptd8vb9ePjun1ONDv5qBCNSHf/Gfe6Pj/Ol4mE7g908EI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WQrTGAAAA3wAAAA8AAAAAAAAA&#10;AAAAAAAAoQIAAGRycy9kb3ducmV2LnhtbFBLBQYAAAAABAAEAPkAAACUAwAAAAA=&#10;"/>
                  <v:shape id="Freeform 747" o:spid="_x0000_s1592" style="position:absolute;left:3744;top:10944;width:576;height:576;visibility:visible;mso-wrap-style:square;v-text-anchor:top" coordsize="576,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zxZMIA&#10;AADfAAAADwAAAGRycy9kb3ducmV2LnhtbERPy4rCMBTdD8w/hDvgbkytULQaZRAFt75Ad9fm2tZp&#10;bmoTa+fvJ4Lg8nDe03lnKtFS40rLCgb9CARxZnXJuYL9bvU9AuE8ssbKMin4Iwfz2efHFFNtH7yh&#10;dutzEULYpaig8L5OpXRZQQZd39bEgbvYxqAPsMmlbvARwk0l4yhKpMGSQ0OBNS0Kyn63d6OgZXm8&#10;Ddf2aOU1X8XL3elwjk9K9b66nwkIT51/i1/utQ7zx8NBksDzTwA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PFkwgAAAN8AAAAPAAAAAAAAAAAAAAAAAJgCAABkcnMvZG93&#10;bnJldi54bWxQSwUGAAAAAAQABAD1AAAAhwMAAAAA&#10;" path="m288,l,288,288,576,576,288,288,xe">
                    <v:path arrowok="t" o:connecttype="custom" o:connectlocs="288,0;0,288;288,576;576,288;288,0" o:connectangles="0,0,0,0,0"/>
                  </v:shape>
                  <v:line id="Line 748" o:spid="_x0000_s1593" style="position:absolute;visibility:visible;mso-wrap-style:square" from="4032,11010" to="4032,114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wJ3MQAAADfAAAADwAAAGRycy9kb3ducmV2LnhtbERPW0vDMBR+F/YfwhF8c2kV1rVbNoZF&#10;8EGFXfD52Jw1xeakNLGL/94Iwh4/vvt6G20vJhp951hBPs9AEDdOd9wqOB2f75cgfEDW2DsmBT/k&#10;YbuZ3ayx0u7Ce5oOoRUphH2FCkwIQyWlbwxZ9HM3ECfu7EaLIcGxlXrESwq3vXzIsoW02HFqMDjQ&#10;k6Hm6/BtFRSm3stC1q/H93rq8jK+xY/PUqm727hbgQgUw1X8737RaX75mC8K+PuTAM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ncxAAAAN8AAAAPAAAAAAAAAAAA&#10;AAAAAKECAABkcnMvZG93bnJldi54bWxQSwUGAAAAAAQABAD5AAAAkgMAAAAA&#10;">
                    <v:stroke endarrow="block"/>
                  </v:line>
                </v:group>
                <v:group id="Group 749" o:spid="_x0000_s1594" style="position:absolute;left:7776;top:6048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AOO1cQAAADfAAAA&#10;DwAAAAAAAAAAAAAAAACqAgAAZHJzL2Rvd25yZXYueG1sUEsFBgAAAAAEAAQA+gAAAJsDAAAAAA==&#10;">
                  <v:line id="Line 750" o:spid="_x0000_s1595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k7/sQAAADfAAAADwAAAGRycy9kb3ducmV2LnhtbERPz2vCMBS+C/sfwhO8adoKop1Ryti6&#10;7eBhbiDe3ppnW2xeSpJp998vgrDjx/d7vR1MJy7kfGtZQTpLQBBXVrdcK/j6fJkuQfiArLGzTAp+&#10;ycN28zBaY67tlT/osg+1iCHsc1TQhNDnUvqqIYN+ZnviyJ2sMxgidLXUDq8x3HQyS5KFNNhybGiw&#10;p6eGqvP+xygwu/dydzTZ6/Nhifa7PBXBUa3UZDwUjyACDeFffHe/6Th/NU8XK7j9iQD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6Tv+xAAAAN8AAAAPAAAAAAAAAAAA&#10;AAAAAKECAABkcnMvZG93bnJldi54bWxQSwUGAAAAAAQABAD5AAAAkgMAAAAA&#10;"/>
                  <v:group id="Group 751" o:spid="_x0000_s1596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wUDsUAAADfAAAADwAAAGRycy9kb3ducmV2LnhtbERPTWvCQBC9C/0PyxR6&#10;q5tU2mrqKiJVehChKkhvQ3ZMgtnZkN0m8d93DgWPj/c9Xw6uVh21ofJsIB0noIhzbysuDJyOm+cp&#10;qBCRLdaeycCNAiwXD6M5Ztb3/E3dIRZKQjhkaKCMscm0DnlJDsPYN8TCXXzrMApsC21b7CXc1fol&#10;Sd60w4qlocSG1iXl18OvM7DtsV9N0s9ud72sbz/H1/15l5IxT4/D6gNUpCHexf/uLyvzZ5P0XR7I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+sFA7FAAAA3wAA&#10;AA8AAAAAAAAAAAAAAAAAqgIAAGRycy9kb3ducmV2LnhtbFBLBQYAAAAABAAEAPoAAACcAwAAAAA=&#10;">
                    <v:rect id="Rectangle 752" o:spid="_x0000_s1597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W+VsMA&#10;AADfAAAADwAAAGRycy9kb3ducmV2LnhtbERPz0vDMBS+C/4P4QneXBoLc9ZlozhkXrd5mLdn82xL&#10;m5eSZF3335vBwOPH93u5nmwvRvKhdaxBzTIQxJUzLdcavg4fTwsQISIb7B2ThgsFWK/u75ZYGHfm&#10;HY37WIsUwqFADU2MQyFlqBqyGGZuIE7cr/MWY4K+lsbjOYXbXj5n2VxabDk1NDjQe0NVtz9ZDX7j&#10;yrH86fLF0fTHTtX5t8Kt1o8PU/kGItIU/8U396dJ819z9aLg+icB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W+VsMAAADfAAAADwAAAAAAAAAAAAAAAACYAgAAZHJzL2Rv&#10;d25yZXYueG1sUEsFBgAAAAAEAAQA9QAAAIgDAAAAAA==&#10;" stroked="f" strokecolor="lime"/>
                    <v:shape id="Freeform 753" o:spid="_x0000_s1598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Lq08YA&#10;AADfAAAADwAAAGRycy9kb3ducmV2LnhtbERPz2vCMBS+C/sfwhvsIppambrOKKNsbAcvVkW8PZq3&#10;pti8dE2m3X+/DAYeP77fy3VvG3GhzteOFUzGCQji0umaKwX73dtoAcIHZI2NY1LwQx7Wq7vBEjPt&#10;rrylSxEqEUPYZ6jAhNBmUvrSkEU/di1x5D5dZzFE2FVSd3iN4baRaZLMpMWaY4PBlnJD5bn4tgq2&#10;w1Mw003+9a6L1zTvj6fz4vCo1MN9//IMIlAfbuJ/94eO85+mk3kKf38iAL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1Lq08YAAADfAAAADwAAAAAAAAAAAAAAAACYAgAAZHJz&#10;L2Rvd25yZXYueG1sUEsFBgAAAAAEAAQA9QAAAIsDAAAAAA==&#10;" path="m,113l43,r63,223l180,r62,226l322,r62,226l426,113e" filled="f">
                      <v:path arrowok="t" o:connecttype="custom" o:connectlocs="0,113;43,0;106,223;180,0;242,226;322,0;384,226;426,113" o:connectangles="0,0,0,0,0,0,0,0"/>
                    </v:shape>
                  </v:group>
                </v:group>
                <v:group id="Group 754" o:spid="_x0000_s1599" style="position:absolute;left:3744;top:6048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36KecQAAADfAAAA&#10;DwAAAAAAAAAAAAAAAACqAgAAZHJzL2Rvd25yZXYueG1sUEsFBgAAAAAEAAQA+gAAAJsDAAAAAA==&#10;">
                  <v:line id="Line 755" o:spid="_x0000_s1600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ECvcQAAADfAAAADwAAAGRycy9kb3ducmV2LnhtbERPy2oCMRTdF/yHcAV3NeMDq6NRpFSt&#10;Cxe1BXF3nVxnBic3QxJ1+vdNQXB5OO/ZojGVuJHzpWUFvW4CgjizuuRcwc/36nUMwgdkjZVlUvBL&#10;Hhbz1ssMU23v/EW3fchFDGGfooIihDqV0mcFGfRdWxNH7mydwRChy6V2eI/hppL9JBlJgyXHhgJr&#10;ei8ou+yvRoHZbde7o+lvPg5jtKf1eRkc5Up12s1yCiJQE57ih/tTx/mTQe9tCP9/IgA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MQK9xAAAAN8AAAAPAAAAAAAAAAAA&#10;AAAAAKECAABkcnMvZG93bnJldi54bWxQSwUGAAAAAAQABAD5AAAAkgMAAAAA&#10;"/>
                  <v:group id="Group 756" o:spid="_x0000_s1601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9u3lsQAAADfAAAADwAAAGRycy9kb3ducmV2LnhtbERPy2rCQBTdF/yH4Qrd&#10;6SQVX6mjiLTFhQg+QLq7ZK5JMHMnZKZJ/HtHELo8nPdi1ZlSNFS7wrKCeBiBIE6tLjhTcD59D2Yg&#10;nEfWWFomBXdysFr23haYaNvygZqjz0QIYZeggtz7KpHSpTkZdENbEQfuamuDPsA6k7rGNoSbUn5E&#10;0UQaLDg05FjRJqf0dvwzCn5abNej+KvZ3a6b++9pvL/sYlLqvd+tP0F46vy/+OXe6jB/PoqnY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9u3lsQAAADfAAAA&#10;DwAAAAAAAAAAAAAAAACqAgAAZHJzL2Rvd25yZXYueG1sUEsFBgAAAAAEAAQA+gAAAJsDAAAAAA==&#10;">
                    <v:rect id="Rectangle 757" o:spid="_x0000_s1602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wmIsMA&#10;AADfAAAADwAAAGRycy9kb3ducmV2LnhtbERPz2vCMBS+D/wfwhN2m2lXcFqNUhyyXed20Nuzebal&#10;zUtJYq3/vRkMdvz4fq+3o+nEQM43lhWkswQEcWl1w5WCn+/9ywKED8gaO8uk4E4etpvJ0xpzbW/8&#10;RcMhVCKGsM9RQR1Cn0vpy5oM+pntiSN3sc5giNBVUju8xXDTydckmUuDDceGGnva1VS2h6tR4N5t&#10;MRTnNlscdXds0yo7pfih1PN0LFYgAo3hX/zn/tRx/jJL3+bw+ycC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wmIsMAAADfAAAADwAAAAAAAAAAAAAAAACYAgAAZHJzL2Rv&#10;d25yZXYueG1sUEsFBgAAAAAEAAQA9QAAAIgDAAAAAA==&#10;" stroked="f" strokecolor="lime"/>
                    <v:shape id="Freeform 758" o:spid="_x0000_s1603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VJS8YA&#10;AADfAAAADwAAAGRycy9kb3ducmV2LnhtbERPz2vCMBS+D/wfwhvsMjRVmbrOKFIm7uDFqoi3R/PW&#10;FJuXrsm0+++XwcDjx/d7vuxsLa7U+sqxguEgAUFcOF1xqeCwX/dnIHxA1lg7JgU/5GG56D3MMdXu&#10;xju65qEUMYR9igpMCE0qpS8MWfQD1xBH7tO1FkOEbSl1i7cYbms5SpKJtFhxbDDYUGaouOTfVsHu&#10;+RzMeJt9bXT+Psq60/kyO74o9fTYrd5ABOrCXfzv/tBx/ut4OJ3C358I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VJS8YAAADfAAAADwAAAAAAAAAAAAAAAACYAgAAZHJz&#10;L2Rvd25yZXYueG1sUEsFBgAAAAAEAAQA9QAAAIsDAAAAAA==&#10;" path="m,113l43,r63,223l180,r62,226l322,r62,226l426,113e" filled="f">
                      <v:path arrowok="t" o:connecttype="custom" o:connectlocs="0,113;43,0;106,223;180,0;242,226;322,0;384,226;426,113" o:connectangles="0,0,0,0,0,0,0,0"/>
                    </v:shape>
                  </v:group>
                </v:group>
                <v:group id="Group 759" o:spid="_x0000_s1604" style="position:absolute;left:3744;top:5253;width:576;height:507" coordorigin="432,2229" coordsize="576,5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doYCMUAAADfAAAADwAAAGRycy9kb3ducmV2LnhtbERPTWvCQBC9C/0PyxR6&#10;q5tU2mrqKiJVehChKkhvQ3ZMgtnZkN0m8d93DgWPj/c9Xw6uVh21ofJsIB0noIhzbysuDJyOm+cp&#10;qBCRLdaeycCNAiwXD6M5Ztb3/E3dIRZKQjhkaKCMscm0DnlJDsPYN8TCXXzrMApsC21b7CXc1fol&#10;Sd60w4qlocSG1iXl18OvM7DtsV9N0s9ud72sbz/H1/15l5IxT4/D6gNUpCHexf/uLyvzZ5P0XQbL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HaGAjFAAAA3wAA&#10;AA8AAAAAAAAAAAAAAAAAqgIAAGRycy9kb3ducmV2LnhtbFBLBQYAAAAABAAEAPoAAACcAwAAAAA=&#10;">
                  <v:shape id="Text Box 760" o:spid="_x0000_s1605" type="#_x0000_t202" style="position:absolute;left:432;top:2229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V1x8MA&#10;AADfAAAADwAAAGRycy9kb3ducmV2LnhtbERPW2vCMBR+H/gfwhH2NhM3nbYaZUyEPSnzBr4dmmNb&#10;1pyUJtru3xthsMeP7z5fdrYSN2p86VjDcKBAEGfOlJxrOOzXL1MQPiAbrByThl/ysFz0nuaYGtfy&#10;N912IRcxhH2KGooQ6lRKnxVk0Q9cTRy5i2sshgibXJoG2xhuK/mq1Lu0WHJsKLCmz4Kyn93Vajhu&#10;LufTSG3zlR3XreuUZJtIrZ/73ccMRKAu/Iv/3F8mzk/ehpMEHn8iAL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V1x8MAAADfAAAADwAAAAAAAAAAAAAAAACYAgAAZHJzL2Rv&#10;d25yZXYueG1sUEsFBgAAAAAEAAQA9QAAAIgDAAAAAA==&#10;" filled="f" stroked="f">
                    <v:textbox>
                      <w:txbxContent>
                        <w:p w:rsidR="007265C8" w:rsidRDefault="007265C8" w:rsidP="00D95E42">
                          <w:pPr>
                            <w:pStyle w:val="4"/>
                          </w:pPr>
                          <w:r>
                            <w:t xml:space="preserve">  </w:t>
                          </w:r>
                          <w:proofErr w:type="gramStart"/>
                          <w:r>
                            <w:t>i</w:t>
                          </w:r>
                          <w:proofErr w:type="gramEnd"/>
                        </w:p>
                      </w:txbxContent>
                    </v:textbox>
                  </v:shape>
                  <v:line id="Line 761" o:spid="_x0000_s1606" style="position:absolute;visibility:visible;mso-wrap-style:square" from="696,2736" to="912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l3UsMAAADfAAAADwAAAGRycy9kb3ducmV2LnhtbERPTUvDQBC9C/6HZQRvdhMF26TdFjEI&#10;HlRoK56n2TEbzM6G7Jqu/945CB4f73uzy35QM02xD2ygXBSgiNtge+4MvB+fblagYkK2OAQmAz8U&#10;Ybe9vNhgbcOZ9zQfUqckhGONBlxKY611bB15jIswEgv3GSaPSeDUaTvhWcL9oG+L4l577FkaHI70&#10;6Kj9Onx7A0vX7PVSNy/Ht2buyyq/5o9TZcz1VX5Yg0qU07/4z/1sZX51V67kgfwRAHr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Zd1LDAAAA3wAAAA8AAAAAAAAAAAAA&#10;AAAAoQIAAGRycy9kb3ducmV2LnhtbFBLBQYAAAAABAAEAPkAAACRAwAAAAA=&#10;">
                    <v:stroke endarrow="block"/>
                  </v:line>
                </v:group>
                <v:group id="Group 762" o:spid="_x0000_s1607" style="position:absolute;left:5184;top:5253;width:576;height:507" coordorigin="432,2229" coordsize="576,5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TXBssQAAADfAAAA&#10;DwAAAAAAAAAAAAAAAACqAgAAZHJzL2Rvd25yZXYueG1sUEsFBgAAAAAEAAQA+gAAAJsDAAAAAA==&#10;">
                  <v:shape id="Text Box 763" o:spid="_x0000_s1608" type="#_x0000_t202" style="position:absolute;left:432;top:2229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SXkcMA&#10;AADfAAAADwAAAGRycy9kb3ducmV2LnhtbERPXWvCMBR9F/wP4Q72poluDq1NRZTBnibrpuDbpbm2&#10;Zc1NaTLb/ftlIPh4ON/pZrCNuFLna8caZlMFgrhwpuZSw9fn62QJwgdkg41j0vBLHjbZeJRiYlzP&#10;H3TNQyliCPsENVQhtImUvqjIop+6ljhyF9dZDBF2pTQd9jHcNnKu1Iu0WHNsqLClXUXFd/5jNRzf&#10;L+fTszqUe7toezcoyXYltX58GLZrEIGGcBff3G8mzl89zZZz+P8TAc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SXkcMAAADfAAAADwAAAAAAAAAAAAAAAACYAgAAZHJzL2Rv&#10;d25yZXYueG1sUEsFBgAAAAAEAAQA9QAAAIgDAAAAAA==&#10;" filled="f" stroked="f">
                    <v:textbox>
                      <w:txbxContent>
                        <w:p w:rsidR="007265C8" w:rsidRDefault="007265C8" w:rsidP="00D95E42">
                          <w:pPr>
                            <w:pStyle w:val="4"/>
                            <w:rPr>
                              <w:vertAlign w:val="subscript"/>
                            </w:rPr>
                          </w:pPr>
                          <w:r>
                            <w:t xml:space="preserve">  i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line id="Line 764" o:spid="_x0000_s1609" style="position:absolute;visibility:visible;mso-wrap-style:square" from="696,2736" to="912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vpJcQAAADfAAAADwAAAGRycy9kb3ducmV2LnhtbERPW0vDMBR+F/wP4Qi+ubQOtrUuG2IR&#10;fNiEXfD52BybYnNSmthl/34ZCHv8+O7LdbSdGGnwrWMF+SQDQVw73XKj4Hh4f1qA8AFZY+eYFJzJ&#10;w3p1f7fEUrsT72jch0akEPYlKjAh9KWUvjZk0U9cT5y4HzdYDAkOjdQDnlK47eRzls2kxZZTg8Ge&#10;3gzVv/s/q2Buqp2cy2pz+KzGNi/iNn59F0o9PsTXFxCBYriJ/90fOs0vpvliCtc/CYBcX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C+klxAAAAN8AAAAPAAAAAAAAAAAA&#10;AAAAAKECAABkcnMvZG93bnJldi54bWxQSwUGAAAAAAQABAD5AAAAkgMAAAAA&#10;">
                    <v:stroke endarrow="block"/>
                  </v:line>
                </v:group>
                <v:group id="Group 765" o:spid="_x0000_s1610" style="position:absolute;left:6480;top:5253;width:576;height:507" coordorigin="432,2229" coordsize="576,5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JiKsQAAADfAAAADwAAAGRycy9kb3ducmV2LnhtbERPy2rCQBTdF/yH4Qrd&#10;6STaikZHEamlCxF8gLi7ZK5JMHMnZMYk/n2nIHR5OO/FqjOlaKh2hWUF8TACQZxaXXCm4HzaDqYg&#10;nEfWWFomBU9ysFr23haYaNvygZqjz0QIYZeggtz7KpHSpTkZdENbEQfuZmuDPsA6k7rGNoSbUo6i&#10;aCINFhwacqxok1N6Pz6Mgu8W2/U4/mp299vmeT197i+7mJR673frOQhPnf8Xv9w/OsyfjePpB/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UJiKsQAAADfAAAA&#10;DwAAAAAAAAAAAAAAAACqAgAAZHJzL2Rvd25yZXYueG1sUEsFBgAAAAAEAAQA+gAAAJsDAAAAAA==&#10;">
                  <v:shape id="Text Box 766" o:spid="_x0000_s1611" type="#_x0000_t202" style="position:absolute;left:432;top:2229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0P5cMA&#10;AADfAAAADwAAAGRycy9kb3ducmV2LnhtbERPXWvCMBR9H/gfwhX2NhPnFO2aikwEnxxWN9jbpbm2&#10;xeamNJnt/r0ZDPZ4ON/perCNuFHna8caphMFgrhwpuZSw/m0e1qC8AHZYOOYNPyQh3U2ekgxMa7n&#10;I93yUIoYwj5BDVUIbSKlLyqy6CeuJY7cxXUWQ4RdKU2HfQy3jXxWaiEt1hwbKmzpraLimn9bDR+H&#10;y9fni3ovt3be9m5Qku1Kav04HjavIAIN4V/8596bOH81my7n8PsnApD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0P5cMAAADfAAAADwAAAAAAAAAAAAAAAACYAgAAZHJzL2Rv&#10;d25yZXYueG1sUEsFBgAAAAAEAAQA9QAAAIgDAAAAAA==&#10;" filled="f" stroked="f">
                    <v:textbox>
                      <w:txbxContent>
                        <w:p w:rsidR="007265C8" w:rsidRDefault="007265C8" w:rsidP="00D95E42">
                          <w:pPr>
                            <w:pStyle w:val="4"/>
                            <w:rPr>
                              <w:vertAlign w:val="subscript"/>
                            </w:rPr>
                          </w:pPr>
                          <w:r>
                            <w:t xml:space="preserve">  i</w:t>
                          </w:r>
                          <w:r>
                            <w:rPr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767" o:spid="_x0000_s1612" style="position:absolute;visibility:visible;mso-wrap-style:square" from="696,2736" to="912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xKvcQAAADfAAAADwAAAGRycy9kb3ducmV2LnhtbERPW0vDMBR+F/wP4Qi+ubQK21qXDbEI&#10;PmyDXfD52BybYnNSmtjFf78MBnv8+O6LVbSdGGnwrWMF+SQDQVw73XKj4Hj4eJqD8AFZY+eYFPyT&#10;h9Xy/m6BpXYn3tG4D41IIexLVGBC6EspfW3Iop+4njhxP26wGBIcGqkHPKVw28nnLJtKiy2nBoM9&#10;vRuqf/d/VsHMVDs5k9X6sK3GNi/iJn59F0o9PsS3VxCBYriJr+5PneYXL/l8Cpc/CYBcn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fEq9xAAAAN8AAAAPAAAAAAAAAAAA&#10;AAAAAKECAABkcnMvZG93bnJldi54bWxQSwUGAAAAAAQABAD5AAAAkgMAAAAA&#10;">
                    <v:stroke endarrow="block"/>
                  </v:line>
                </v:group>
                <v:group id="Group 768" o:spid="_x0000_s1613" style="position:absolute;left:4320;top:5040;width:1152;height:576" coordorigin="7632,9360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D8XcQAAADfAAAADwAAAGRycy9kb3ducmV2LnhtbERPy2rCQBTdF/yH4Qrd&#10;6SRKq0ZHEamlCxF8gLi7ZK5JMHMnZMYk/n2nIHR5OO/FqjOlaKh2hWUF8TACQZxaXXCm4HzaDqYg&#10;nEfWWFomBU9ysFr23haYaNvygZqjz0QIYZeggtz7KpHSpTkZdENbEQfuZmuDPsA6k7rGNoSbUo6i&#10;6FMaLDg05FjRJqf0fnwYBd8ttutx/NXs7rfN83r62F92MSn13u/WcxCeOv8vfrl/dJg/G8fTCf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D8XcQAAADfAAAA&#10;DwAAAAAAAAAAAAAAAACqAgAAZHJzL2Rvd25yZXYueG1sUEsFBgAAAAAEAAQA+gAAAJsDAAAAAA==&#10;">
                  <v:rect id="Rectangle 769" o:spid="_x0000_s1614" style="position:absolute;left:7632;top:9360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zw3sMA&#10;AADfAAAADwAAAGRycy9kb3ducmV2LnhtbERPS0vDQBC+C/0Pywje7CYNSk27LaWgFA9KHwePQ3aa&#10;DWZnQ3ZN0n/vHASPH997vZ18qwbqYxPYQD7PQBFXwTZcG7icXx+XoGJCttgGJgM3irDdzO7WWNow&#10;8pGGU6qVhHAs0YBLqSu1jpUjj3EeOmLhrqH3mAT2tbY9jhLuW73IsmftsWFpcNjR3lH1ffrxMuOp&#10;+Br94lYd7KB3+cdn4d7e2ZiH+2m3ApVoSv/iP/fBiu+lyJcyWP4I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zw3sMAAADfAAAADwAAAAAAAAAAAAAAAACYAgAAZHJzL2Rv&#10;d25yZXYueG1sUEsFBgAAAAAEAAQA9QAAAIgDAAAAAA==&#10;" filled="f" stroked="f" strokecolor="#330"/>
                  <v:shape id="Text Box 770" o:spid="_x0000_s1615" type="#_x0000_t202" style="position:absolute;left:7692;top:9444;width:1008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0dc8QA&#10;AADfAAAADwAAAGRycy9kb3ducmV2LnhtbERPyWrDMBC9B/oPYgq9JXLarK6VEAoJvYRQN4ceB2tq&#10;G1sjY6le+vVVIZDj4+3JfjC16Kh1pWUF81kEgjizuuRcwfXzON2AcB5ZY22ZFIzkYL97mCQYa9vz&#10;B3Wpz0UIYRejgsL7JpbSZQUZdDPbEAfu27YGfYBtLnWLfQg3tXyOopU0WHJoKLCht4KyKv0xCr7O&#10;6XhZ8mm9uNa/h36FuFhXqNTT43B4BeFp8Hfxzf2uw/zty3yzhf8/AY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9HXPEAAAA3wAAAA8AAAAAAAAAAAAAAAAAmAIAAGRycy9k&#10;b3ducmV2LnhtbFBLBQYAAAAABAAEAPUAAACJAwAAAAA=&#10;" filled="f" stroked="f" strokecolor="#f60">
                    <v:textbox inset=",0,,0">
                      <w:txbxContent>
                        <w:p w:rsidR="007265C8" w:rsidRDefault="007265C8" w:rsidP="00D95E42">
                          <w:pPr>
                            <w:pStyle w:val="4"/>
                          </w:pPr>
                          <w:r>
                            <w:t>1 V</w:t>
                          </w:r>
                        </w:p>
                      </w:txbxContent>
                    </v:textbox>
                  </v:shape>
                </v:group>
                <v:group id="Group 771" o:spid="_x0000_s1616" style="position:absolute;left:6048;top:6336;width:1008;height:576" coordorigin="8784,11376" coordsize="1008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Dy9MQAAADfAAAADwAAAGRycy9kb3ducmV2LnhtbERPTWvCQBC9F/oflhF6&#10;q5tUWmp0FRFbepCCWhBvQ3ZMgtnZkF2T+O87B8Hj433Pl4OrVUdtqDwbSMcJKOLc24oLA3+Hr9dP&#10;UCEiW6w9k4EbBVgunp/mmFnf8466fSyUhHDI0EAZY5NpHfKSHIaxb4iFO/vWYRTYFtq22Eu4q/Vb&#10;knxohxVLQ4kNrUvKL/urM/DdY7+apJtuezmvb6fD++9xm5IxL6NhNQMVaYgP8d39Y2X+dJJO5YH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Dy9MQAAADfAAAA&#10;DwAAAAAAAAAAAAAAAACqAgAAZHJzL2Rvd25yZXYueG1sUEsFBgAAAAAEAAQA+gAAAJsDAAAAAA==&#10;">
                  <v:shape id="Text Box 772" o:spid="_x0000_s1617" type="#_x0000_t202" style="position:absolute;left:9020;top:11448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WbnMQA&#10;AADfAAAADwAAAGRycy9kb3ducmV2LnhtbERPXWvCMBR9H/gfwhX2NtM6kFmNIqWDDYbQ6mCPl+ba&#10;Fpub0kTN/v0iCHs8nO/1NpheXGl0nWUF6SwBQVxb3XGj4Hh4f3kD4Tyyxt4yKfglB9vN5GmNmbY3&#10;Lula+UbEEHYZKmi9HzIpXd2SQTezA3HkTnY06CMcG6lHvMVw08t5kiykwY5jQ4sD5S3V5+piFPzM&#10;i6YI+3L3zZ9fZTgX+SG/VEo9T8NuBcJT8P/ih/tDx/nL13SZwv1PBC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1m5zEAAAA3wAAAA8AAAAAAAAAAAAAAAAAmAIAAGRycy9k&#10;b3ducmV2LnhtbFBLBQYAAAAABAAEAPUAAACJAwAAAAA=&#10;" filled="f" stroked="f">
                    <v:textbox inset="0,,0">
                      <w:txbxContent>
                        <w:p w:rsidR="007265C8" w:rsidRDefault="007265C8" w:rsidP="00D95E42">
                          <w:pPr>
                            <w:pStyle w:val="3"/>
                          </w:pPr>
                          <w:proofErr w:type="gramStart"/>
                          <w:r>
                            <w:t>i/2</w:t>
                          </w:r>
                          <w:proofErr w:type="gramEnd"/>
                        </w:p>
                      </w:txbxContent>
                    </v:textbox>
                  </v:shape>
                  <v:rect id="Rectangle 773" o:spid="_x0000_s1618" style="position:absolute;left:8784;top:11376;width:100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ELTMMA&#10;AADfAAAADwAAAGRycy9kb3ducmV2LnhtbERPXWvCMBR9H/gfwhV8m2ktjNkZRQriXnUF93jX3LXd&#10;mpu2yWr892Yw2OPhfG92wXRiotG1lhWkywQEcWV1y7WC8u3w+AzCeWSNnWVScCMHu+3sYYO5tlc+&#10;0XT2tYgh7HJU0Hjf51K6qiGDbml74sh92tGgj3CspR7xGsNNJ1dJ8iQNthwbGuypaKj6Pv8YBfp4&#10;/CpNEZI+G0JdDpf24/JeKLWYh/0LCE/B/4v/3K86zl9n6XoFv38i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ELTMMAAADfAAAADwAAAAAAAAAAAAAAAACYAgAAZHJzL2Rv&#10;d25yZXYueG1sUEsFBgAAAAAEAAQA9QAAAIgDAAAAAA==&#10;" filled="f" stroked="f" strokecolor="#930"/>
                </v:group>
                <v:group id="Group 774" o:spid="_x0000_s1619" style="position:absolute;left:2880;top:6336;width:1008;height:576" coordorigin="7776,10224" coordsize="1008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3Jsg8cAAADf&#10;AAAADwAAAAAAAAAAAAAAAACqAgAAZHJzL2Rvd25yZXYueG1sUEsFBgAAAAAEAAQA+gAAAJ4DAAAA&#10;AA==&#10;">
                  <v:shape id="Text Box 775" o:spid="_x0000_s1620" type="#_x0000_t202" style="position:absolute;left:7830;top:10296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4BMQA&#10;AADfAAAADwAAAGRycy9kb3ducmV2LnhtbERPXWvCMBR9H+w/hCv4NlN1jFmNIqWDDcagVcHHS3Nt&#10;i81NaaJm/34RhD0ezvdqE0wnrjS41rKC6SQBQVxZ3XKtYL/7eHkH4Tyyxs4yKfglB5v189MKU21v&#10;XNC19LWIIexSVNB436dSuqohg25ie+LInexg0Ec41FIPeIvhppOzJHmTBluODQ32lDVUncuLUXCc&#10;5XUefortgb++i3DOs112KZUaj8J2CcJT8P/ih/tTx/mL+XTxCvc/EY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COATEAAAA3wAAAA8AAAAAAAAAAAAAAAAAmAIAAGRycy9k&#10;b3ducmV2LnhtbFBLBQYAAAAABAAEAPUAAACJAwAAAAA=&#10;" filled="f" stroked="f">
                    <v:textbox inset="0,,0">
                      <w:txbxContent>
                        <w:p w:rsidR="007265C8" w:rsidRDefault="007265C8" w:rsidP="00D95E42">
                          <w:pPr>
                            <w:pStyle w:val="5"/>
                          </w:pPr>
                          <w:r>
                            <w:t xml:space="preserve">10 </w:t>
                          </w:r>
                          <w:r>
                            <w:sym w:font="Symbol Set SWA" w:char="F057"/>
                          </w:r>
                        </w:p>
                      </w:txbxContent>
                    </v:textbox>
                  </v:shape>
                  <v:rect id="Rectangle 776" o:spid="_x0000_s1621" style="position:absolute;left:7776;top:10224;width:100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qqScQA&#10;AADfAAAADwAAAGRycy9kb3ducmV2LnhtbERPXWvCMBR9F/wP4Q72pqkbm7YzypiMifPFKu710tyl&#10;xeamNNHWf2+EwR4P53u+7G0tLtT6yrGCyTgBQVw4XbFRcNh/jmYgfEDWWDsmBVfysFwMB3PMtOt4&#10;R5c8GBFD2GeooAyhyaT0RUkW/dg1xJH7da3FEGFrpG6xi+G2lk9J8iotVhwbSmzoo6TilJ+tAkM/&#10;00J2uT+uz5up+UpX+nu7UurxoX9/AxGoD//iP/dax/np8yR9gfufC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6qknEAAAA3wAAAA8AAAAAAAAAAAAAAAAAmAIAAGRycy9k&#10;b3ducmV2LnhtbFBLBQYAAAAABAAEAPUAAACJAwAAAAA=&#10;" filled="f" stroked="f" strokecolor="#330">
                    <v:textbox inset=",,10.8pt"/>
                  </v:rect>
                </v:group>
                <v:group id="Group 777" o:spid="_x0000_s1622" style="position:absolute;left:7920;top:6336;width:1008;height:576" coordorigin="8784,11376" coordsize="1008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wXPG8QAAADfAAAA&#10;DwAAAAAAAAAAAAAAAACqAgAAZHJzL2Rvd25yZXYueG1sUEsFBgAAAAAEAAQA+gAAAJsDAAAAAA==&#10;">
                  <v:shape id="Text Box 778" o:spid="_x0000_s1623" type="#_x0000_t202" style="position:absolute;left:9020;top:11448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Cmc8QA&#10;AADfAAAADwAAAGRycy9kb3ducmV2LnhtbERPXWvCMBR9H+w/hCv4NlMVtlmNIqWDDcagVcHHS3Nt&#10;i81NaaJm/34RhD0ezvdqE0wnrjS41rKC6SQBQVxZ3XKtYL/7eHkH4Tyyxs4yKfglB5v189MKU21v&#10;XNC19LWIIexSVNB436dSuqohg25ie+LInexg0Ec41FIPeIvhppOzJHmVBluODQ32lDVUncuLUXCc&#10;5XUefortgb++i3DOs112KZUaj8J2CcJT8P/ih/tTx/mL+XTxBvc/EY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pnPEAAAA3wAAAA8AAAAAAAAAAAAAAAAAmAIAAGRycy9k&#10;b3ducmV2LnhtbFBLBQYAAAAABAAEAPUAAACJAwAAAAA=&#10;" filled="f" stroked="f">
                    <v:textbox inset="0,,0">
                      <w:txbxContent>
                        <w:p w:rsidR="007265C8" w:rsidRDefault="007265C8" w:rsidP="00D95E42">
                          <w:pPr>
                            <w:pStyle w:val="3"/>
                          </w:pPr>
                          <w:r>
                            <w:t xml:space="preserve">40 </w:t>
                          </w:r>
                          <w:r>
                            <w:sym w:font="Symbol Set SWA" w:char="F057"/>
                          </w:r>
                        </w:p>
                      </w:txbxContent>
                    </v:textbox>
                  </v:shape>
                  <v:rect id="Rectangle 779" o:spid="_x0000_s1624" style="position:absolute;left:8784;top:11376;width:100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k8psIA&#10;AADfAAAADwAAAGRycy9kb3ducmV2LnhtbERPTWvCQBC9F/oflin0VjdWEI2uUgLFXrUBe5xmxySa&#10;nY3Zra7/3jkUPD7e93KdXKcuNITWs4HxKANFXHnbcm2g/P58m4EKEdli55kM3CjAevX8tMTc+itv&#10;6bKLtZIQDjkaaGLsc61D1ZDDMPI9sXAHPziMAoda2wGvEu46/Z5lU+2wZWlosKeioeq0+3MG7GZz&#10;LF2Rsn5yTnV53re/+5/CmNeX9LEAFSnFh/jf/WVl/nwynstg+SMA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6TymwgAAAN8AAAAPAAAAAAAAAAAAAAAAAJgCAABkcnMvZG93&#10;bnJldi54bWxQSwUGAAAAAAQABAD1AAAAhwMAAAAA&#10;" filled="f" stroked="f" strokecolor="#930"/>
                </v:group>
                <w10:wrap type="topAndBottom"/>
              </v:group>
            </w:pict>
          </mc:Fallback>
        </mc:AlternateContent>
      </w:r>
    </w:p>
    <w:p w:rsidR="00D95E42" w:rsidRDefault="00D95E42" w:rsidP="00D95E42">
      <w:r>
        <w:t xml:space="preserve">To find </w:t>
      </w:r>
      <w:r>
        <w:rPr>
          <w:position w:val="-12"/>
        </w:rPr>
        <w:object w:dxaOrig="400" w:dyaOrig="360">
          <v:shape id="_x0000_i1027" type="#_x0000_t75" style="width:20.25pt;height:18pt" o:ole="" fillcolor="window">
            <v:imagedata r:id="rId21" o:title=""/>
          </v:shape>
          <o:OLEObject Type="Embed" ProgID="Equation.3" ShapeID="_x0000_i1027" DrawAspect="Content" ObjectID="_1605773826" r:id="rId22"/>
        </w:object>
      </w:r>
      <w:r>
        <w:t xml:space="preserve"> we replace the inductor by a 1-V voltage source as shown above.</w:t>
      </w:r>
    </w:p>
    <w:p w:rsidR="00D95E42" w:rsidRDefault="00D95E42" w:rsidP="00D95E42">
      <w:pPr>
        <w:ind w:left="720"/>
      </w:pPr>
      <w:r>
        <w:rPr>
          <w:position w:val="-10"/>
        </w:rPr>
        <w:object w:dxaOrig="1820" w:dyaOrig="340">
          <v:shape id="_x0000_i1028" type="#_x0000_t75" style="width:90.75pt;height:17.25pt" o:ole="" fillcolor="window">
            <v:imagedata r:id="rId23" o:title=""/>
          </v:shape>
          <o:OLEObject Type="Embed" ProgID="Equation.3" ShapeID="_x0000_i1028" DrawAspect="Content" ObjectID="_1605773827" r:id="rId24"/>
        </w:object>
      </w:r>
    </w:p>
    <w:p w:rsidR="00D95E42" w:rsidRDefault="00D95E42" w:rsidP="00D95E42">
      <w:r>
        <w:t>But</w:t>
      </w:r>
      <w:r>
        <w:tab/>
      </w:r>
      <w:r>
        <w:rPr>
          <w:position w:val="-10"/>
        </w:rPr>
        <w:object w:dxaOrig="1080" w:dyaOrig="340">
          <v:shape id="_x0000_i1029" type="#_x0000_t75" style="width:54pt;height:17.25pt" o:ole="" fillcolor="window">
            <v:imagedata r:id="rId25" o:title=""/>
          </v:shape>
          <o:OLEObject Type="Embed" ProgID="Equation.3" ShapeID="_x0000_i1029" DrawAspect="Content" ObjectID="_1605773828" r:id="rId26"/>
        </w:object>
      </w:r>
      <w:r>
        <w:tab/>
        <w:t>and</w:t>
      </w:r>
      <w:r>
        <w:tab/>
      </w:r>
      <w:r>
        <w:rPr>
          <w:position w:val="-10"/>
        </w:rPr>
        <w:object w:dxaOrig="520" w:dyaOrig="340">
          <v:shape id="_x0000_i1030" type="#_x0000_t75" style="width:26.25pt;height:17.25pt" o:ole="" fillcolor="window">
            <v:imagedata r:id="rId27" o:title=""/>
          </v:shape>
          <o:OLEObject Type="Embed" ProgID="Equation.3" ShapeID="_x0000_i1030" DrawAspect="Content" ObjectID="_1605773829" r:id="rId28"/>
        </w:object>
      </w:r>
    </w:p>
    <w:p w:rsidR="00D95E42" w:rsidRDefault="00D95E42" w:rsidP="00D95E42">
      <w:proofErr w:type="gramStart"/>
      <w:r>
        <w:t>i.e.</w:t>
      </w:r>
      <w:proofErr w:type="gramEnd"/>
      <w:r>
        <w:tab/>
      </w:r>
      <w:r w:rsidRPr="00231308">
        <w:rPr>
          <w:position w:val="-10"/>
        </w:rPr>
        <w:object w:dxaOrig="1160" w:dyaOrig="340">
          <v:shape id="_x0000_i1031" type="#_x0000_t75" style="width:57.75pt;height:17.25pt" o:ole="" fillcolor="window">
            <v:imagedata r:id="rId29" o:title=""/>
          </v:shape>
          <o:OLEObject Type="Embed" ProgID="Equation.3" ShapeID="_x0000_i1031" DrawAspect="Content" ObjectID="_1605773830" r:id="rId30"/>
        </w:object>
      </w:r>
    </w:p>
    <w:p w:rsidR="00D95E42" w:rsidRDefault="00D95E42" w:rsidP="00D95E42">
      <w:pPr>
        <w:ind w:left="720"/>
      </w:pPr>
      <w:r>
        <w:rPr>
          <w:position w:val="-22"/>
        </w:rPr>
        <w:object w:dxaOrig="3200" w:dyaOrig="620">
          <v:shape id="_x0000_i1032" type="#_x0000_t75" style="width:159.7pt;height:30.75pt" o:ole="" fillcolor="window">
            <v:imagedata r:id="rId31" o:title=""/>
          </v:shape>
          <o:OLEObject Type="Embed" ProgID="Equation.3" ShapeID="_x0000_i1032" DrawAspect="Content" ObjectID="_1605773831" r:id="rId32"/>
        </w:object>
      </w:r>
    </w:p>
    <w:p w:rsidR="00D95E42" w:rsidRDefault="00D95E42" w:rsidP="00D95E42">
      <w:pPr>
        <w:ind w:left="720"/>
      </w:pPr>
      <w:r>
        <w:rPr>
          <w:position w:val="-22"/>
        </w:rPr>
        <w:object w:dxaOrig="1500" w:dyaOrig="620">
          <v:shape id="_x0000_i1033" type="#_x0000_t75" style="width:75pt;height:30.75pt" o:ole="" fillcolor="window">
            <v:imagedata r:id="rId33" o:title=""/>
          </v:shape>
          <o:OLEObject Type="Embed" ProgID="Equation.3" ShapeID="_x0000_i1033" DrawAspect="Content" ObjectID="_1605773832" r:id="rId34"/>
        </w:object>
      </w:r>
    </w:p>
    <w:p w:rsidR="00D95E42" w:rsidRDefault="00D95E42" w:rsidP="00D95E42">
      <w:pPr>
        <w:ind w:left="720"/>
      </w:pPr>
      <w:r>
        <w:rPr>
          <w:position w:val="-28"/>
        </w:rPr>
        <w:object w:dxaOrig="2060" w:dyaOrig="680">
          <v:shape id="_x0000_i1034" type="#_x0000_t75" style="width:102.8pt;height:33.75pt" o:ole="" fillcolor="window">
            <v:imagedata r:id="rId35" o:title=""/>
          </v:shape>
          <o:OLEObject Type="Embed" ProgID="Equation.3" ShapeID="_x0000_i1034" DrawAspect="Content" ObjectID="_1605773833" r:id="rId36"/>
        </w:object>
      </w:r>
    </w:p>
    <w:p w:rsidR="00143083" w:rsidRDefault="0002576C" w:rsidP="00714B3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6DA1858" wp14:editId="47E495D3">
                <wp:simplePos x="0" y="0"/>
                <wp:positionH relativeFrom="column">
                  <wp:posOffset>1162050</wp:posOffset>
                </wp:positionH>
                <wp:positionV relativeFrom="paragraph">
                  <wp:posOffset>80645</wp:posOffset>
                </wp:positionV>
                <wp:extent cx="506730" cy="180975"/>
                <wp:effectExtent l="0" t="0" r="7620" b="95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2" o:spid="_x0000_s1026" style="position:absolute;margin-left:91.5pt;margin-top:6.35pt;width:39.9pt;height:14.2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" fillcolor="white [3212]" stroked="f" strokeweight="2pt"/>
            </w:pict>
          </mc:Fallback>
        </mc:AlternateContent>
      </w:r>
      <w:r w:rsidR="00D95E42">
        <w:rPr>
          <w:position w:val="-10"/>
        </w:rPr>
        <w:object w:dxaOrig="580" w:dyaOrig="320">
          <v:shape id="_x0000_i1035" type="#_x0000_t75" style="width:29.25pt;height:15.75pt" o:ole="" fillcolor="window">
            <v:imagedata r:id="rId37" o:title=""/>
          </v:shape>
          <o:OLEObject Type="Embed" ProgID="Equation.3" ShapeID="_x0000_i1035" DrawAspect="Content" ObjectID="_1605773834" r:id="rId38"/>
        </w:object>
      </w:r>
      <w:r w:rsidR="00D95E42" w:rsidRPr="0002576C">
        <w:rPr>
          <w:position w:val="-10"/>
        </w:rPr>
        <w:object w:dxaOrig="1200" w:dyaOrig="420">
          <v:shape id="_x0000_i1036" type="#_x0000_t75" style="width:60pt;height:21pt" o:ole="" fillcolor="window">
            <v:imagedata r:id="rId39" o:title=""/>
          </v:shape>
          <o:OLEObject Type="Embed" ProgID="Equation.3" ShapeID="_x0000_i1036" DrawAspect="Content" ObjectID="_1605773835" r:id="rId40"/>
        </w:object>
      </w:r>
    </w:p>
    <w:p w:rsidR="00143083" w:rsidRDefault="00143083" w:rsidP="00143083">
      <w:pPr>
        <w:autoSpaceDE w:val="0"/>
        <w:autoSpaceDN w:val="0"/>
        <w:adjustRightInd w:val="0"/>
      </w:pPr>
    </w:p>
    <w:p w:rsidR="00A920BC" w:rsidRPr="00FD3B13" w:rsidRDefault="00A920BC" w:rsidP="00FD3B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A920BC" w:rsidRPr="00A920BC" w:rsidRDefault="00A920BC" w:rsidP="00A920BC">
      <w:pPr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Consider the first order circuit </w:t>
      </w:r>
      <w:r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shown below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. The switch in the circuit has been in position </w:t>
      </w:r>
      <w:proofErr w:type="gramStart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a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for</w:t>
      </w:r>
      <w:proofErr w:type="gramEnd"/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a long time. It is moved from position 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a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to position 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b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at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 xml:space="preserve"> t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0. Find the current expression </w:t>
      </w:r>
      <w:proofErr w:type="spellStart"/>
      <w:proofErr w:type="gramStart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i</w:t>
      </w:r>
      <w:proofErr w:type="spellEnd"/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(</w:t>
      </w:r>
      <w:proofErr w:type="gramEnd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) of the inductor for 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0. Also sketch </w:t>
      </w:r>
      <w:proofErr w:type="spellStart"/>
      <w:proofErr w:type="gramStart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i</w:t>
      </w:r>
      <w:proofErr w:type="spellEnd"/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(</w:t>
      </w:r>
      <w:proofErr w:type="gramEnd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) for 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</w:t>
      </w: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A920BC">
        <w:rPr>
          <w:rFonts w:ascii="Times New Roman" w:eastAsia="新細明體" w:hAnsi="Times New Roman" w:cs="Times New Roman"/>
          <w:noProof/>
          <w:sz w:val="24"/>
          <w:szCs w:val="20"/>
        </w:rPr>
        <w:lastRenderedPageBreak/>
        <w:drawing>
          <wp:inline distT="0" distB="0" distL="0" distR="0" wp14:anchorId="243BFC6A" wp14:editId="2C4F4760">
            <wp:extent cx="3552825" cy="1751018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34" cy="1756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B90437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125" type="#_x0000_t75" style="position:absolute;margin-left:5.8pt;margin-top:7.4pt;width:167pt;height:90.75pt;z-index:251705344;visibility:visible">
            <v:imagedata r:id="rId42" o:title=""/>
          </v:shape>
          <o:OLEObject Type="Embed" ProgID="Equation.3" ShapeID="_x0000_s1125" DrawAspect="Content" ObjectID="_1605773860" r:id="rId43"/>
        </w:pict>
      </w: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A920BC" w:rsidRPr="00A920BC" w:rsidRDefault="00B90437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124" type="#_x0000_t75" style="position:absolute;margin-left:2.05pt;margin-top:10.9pt;width:9pt;height:16.95pt;z-index:251704320;visibility:visible">
            <v:imagedata r:id="rId44" o:title=""/>
          </v:shape>
          <o:OLEObject Type="Embed" ProgID="Equation.3" ShapeID="_x0000_s1124" DrawAspect="Content" ObjectID="_1605773861" r:id="rId45"/>
        </w:pict>
      </w:r>
    </w:p>
    <w:p w:rsidR="00A920BC" w:rsidRPr="00A920BC" w:rsidRDefault="00A920BC" w:rsidP="00A920B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54327F" w:rsidRDefault="00A920BC" w:rsidP="00B46BFF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It is an exponentially growing curve which starts at </w:t>
      </w:r>
      <w:proofErr w:type="spellStart"/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i</w:t>
      </w:r>
      <w:proofErr w:type="spellEnd"/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-2.5A for </w:t>
      </w:r>
      <w:r w:rsidRPr="00A920B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 xml:space="preserve">t </w:t>
      </w:r>
      <w:r w:rsidRPr="00A920B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= 0. </w:t>
      </w:r>
    </w:p>
    <w:p w:rsidR="00FD3B13" w:rsidRDefault="00FD3B13" w:rsidP="00FD3B13">
      <w:pPr>
        <w:rPr>
          <w:rFonts w:ascii="Times New Roman" w:hAnsi="Times New Roman" w:cs="Times New Roman"/>
          <w:bCs/>
          <w:sz w:val="24"/>
          <w:szCs w:val="24"/>
        </w:rPr>
      </w:pPr>
    </w:p>
    <w:p w:rsidR="002B4C61" w:rsidRPr="00FD3B13" w:rsidRDefault="002B4C61" w:rsidP="00FD3B13">
      <w:pPr>
        <w:rPr>
          <w:rFonts w:ascii="Times New Roman" w:hAnsi="Times New Roman" w:cs="Times New Roman"/>
          <w:bCs/>
          <w:sz w:val="24"/>
          <w:szCs w:val="24"/>
        </w:rPr>
      </w:pPr>
    </w:p>
    <w:p w:rsidR="0054327F" w:rsidRDefault="00FD3B13" w:rsidP="00FD3B13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 w:rsidRPr="00FD3B13">
        <w:rPr>
          <w:rFonts w:ascii="Times New Roman" w:hAnsi="Times New Roman" w:cs="Times New Roman"/>
          <w:bCs/>
          <w:sz w:val="24"/>
          <w:szCs w:val="24"/>
        </w:rPr>
        <w:t>For the circuit shown</w:t>
      </w:r>
      <w:r>
        <w:rPr>
          <w:rFonts w:ascii="Times New Roman" w:hAnsi="Times New Roman" w:cs="Times New Roman"/>
          <w:bCs/>
          <w:sz w:val="24"/>
          <w:szCs w:val="24"/>
        </w:rPr>
        <w:t xml:space="preserve"> below</w:t>
      </w:r>
      <w:r w:rsidRPr="00FD3B13">
        <w:rPr>
          <w:rFonts w:ascii="Times New Roman" w:hAnsi="Times New Roman" w:cs="Times New Roman"/>
          <w:bCs/>
          <w:sz w:val="24"/>
          <w:szCs w:val="24"/>
        </w:rPr>
        <w:t>, assume that the switch has</w:t>
      </w:r>
      <w:r>
        <w:rPr>
          <w:rFonts w:ascii="Times New Roman" w:hAnsi="Times New Roman" w:cs="Times New Roman"/>
          <w:bCs/>
          <w:sz w:val="24"/>
          <w:szCs w:val="24"/>
        </w:rPr>
        <w:t xml:space="preserve"> been open for a long time</w:t>
      </w:r>
      <w:r w:rsidRPr="00FD3B13">
        <w:rPr>
          <w:rFonts w:ascii="Times New Roman" w:hAnsi="Times New Roman" w:cs="Times New Roman"/>
          <w:bCs/>
          <w:sz w:val="24"/>
          <w:szCs w:val="24"/>
        </w:rPr>
        <w:t>. The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3B13">
        <w:rPr>
          <w:rFonts w:ascii="Times New Roman" w:hAnsi="Times New Roman" w:cs="Times New Roman"/>
          <w:bCs/>
          <w:sz w:val="24"/>
          <w:szCs w:val="24"/>
        </w:rPr>
        <w:t>switch is then closed at time t = 0.</w:t>
      </w:r>
    </w:p>
    <w:p w:rsidR="00531188" w:rsidRPr="00531188" w:rsidRDefault="00531188" w:rsidP="005311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42D5E46">
            <wp:extent cx="4552950" cy="24442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11" cy="2452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27F" w:rsidRPr="004E6091" w:rsidRDefault="00FC1E9B" w:rsidP="00FC1E9B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FC1E9B">
        <w:rPr>
          <w:rFonts w:ascii="Times New Roman" w:hAnsi="Times New Roman" w:cs="Times New Roman"/>
          <w:sz w:val="24"/>
          <w:szCs w:val="24"/>
        </w:rPr>
        <w:t xml:space="preserve">Determine the </w:t>
      </w:r>
      <w:r>
        <w:rPr>
          <w:rFonts w:ascii="Times New Roman" w:hAnsi="Times New Roman" w:cs="Times New Roman"/>
          <w:sz w:val="24"/>
          <w:szCs w:val="24"/>
        </w:rPr>
        <w:t xml:space="preserve">inductor current </w:t>
      </w:r>
      <w:r w:rsidRPr="00FC1E9B">
        <w:rPr>
          <w:rFonts w:ascii="Times New Roman" w:hAnsi="Times New Roman" w:cs="Times New Roman"/>
          <w:sz w:val="24"/>
          <w:szCs w:val="24"/>
        </w:rPr>
        <w:t xml:space="preserve">expression for </w:t>
      </w:r>
      <w:proofErr w:type="spellStart"/>
      <w:proofErr w:type="gramStart"/>
      <w:r w:rsidRPr="00FC1E9B">
        <w:rPr>
          <w:rFonts w:ascii="Times New Roman" w:hAnsi="Times New Roman" w:cs="Times New Roman"/>
          <w:sz w:val="24"/>
          <w:szCs w:val="24"/>
        </w:rPr>
        <w:t>i</w:t>
      </w:r>
      <w:r w:rsidRPr="00FC1E9B">
        <w:rPr>
          <w:rFonts w:ascii="Times New Roman" w:hAnsi="Times New Roman" w:cs="Times New Roman"/>
          <w:sz w:val="16"/>
          <w:szCs w:val="16"/>
          <w:vertAlign w:val="subscript"/>
        </w:rPr>
        <w:t>L</w:t>
      </w:r>
      <w:proofErr w:type="spellEnd"/>
      <w:r w:rsidRPr="00FC1E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E9B">
        <w:rPr>
          <w:rFonts w:ascii="Times New Roman" w:hAnsi="Times New Roman" w:cs="Times New Roman"/>
          <w:sz w:val="24"/>
          <w:szCs w:val="24"/>
        </w:rPr>
        <w:t>t)</w:t>
      </w:r>
      <w:r w:rsidR="004E6091">
        <w:rPr>
          <w:rFonts w:ascii="Times New Roman" w:hAnsi="Times New Roman" w:cs="Times New Roman"/>
          <w:sz w:val="24"/>
          <w:szCs w:val="24"/>
        </w:rPr>
        <w:t>.</w:t>
      </w:r>
    </w:p>
    <w:p w:rsidR="004E6091" w:rsidRPr="004E6091" w:rsidRDefault="004E6091" w:rsidP="004E6091">
      <w:pPr>
        <w:pStyle w:val="a3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FC1E9B">
        <w:rPr>
          <w:rFonts w:ascii="Times New Roman" w:hAnsi="Times New Roman" w:cs="Times New Roman"/>
          <w:sz w:val="24"/>
          <w:szCs w:val="24"/>
        </w:rPr>
        <w:t xml:space="preserve">Determine the </w:t>
      </w:r>
      <w:r>
        <w:rPr>
          <w:rFonts w:ascii="Times New Roman" w:hAnsi="Times New Roman" w:cs="Times New Roman"/>
          <w:sz w:val="24"/>
          <w:szCs w:val="24"/>
        </w:rPr>
        <w:t xml:space="preserve">inductor voltage </w:t>
      </w:r>
      <w:r w:rsidRPr="00FC1E9B">
        <w:rPr>
          <w:rFonts w:ascii="Times New Roman" w:hAnsi="Times New Roman" w:cs="Times New Roman"/>
          <w:sz w:val="24"/>
          <w:szCs w:val="24"/>
        </w:rPr>
        <w:t xml:space="preserve">expression for </w:t>
      </w:r>
      <w:proofErr w:type="gramStart"/>
      <w:r>
        <w:rPr>
          <w:rFonts w:ascii="Times New Roman" w:hAnsi="Times New Roman" w:cs="Times New Roman"/>
          <w:sz w:val="24"/>
          <w:szCs w:val="24"/>
        </w:rPr>
        <w:t>V</w:t>
      </w:r>
      <w:r w:rsidRPr="00FC1E9B">
        <w:rPr>
          <w:rFonts w:ascii="Times New Roman" w:hAnsi="Times New Roman" w:cs="Times New Roman"/>
          <w:sz w:val="16"/>
          <w:szCs w:val="16"/>
          <w:vertAlign w:val="subscript"/>
        </w:rPr>
        <w:t>L</w:t>
      </w:r>
      <w:r w:rsidRPr="00FC1E9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1E9B">
        <w:rPr>
          <w:rFonts w:ascii="Times New Roman" w:hAnsi="Times New Roman" w:cs="Times New Roman"/>
          <w:sz w:val="24"/>
          <w:szCs w:val="24"/>
        </w:rPr>
        <w:t>t)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E6091" w:rsidRDefault="004E6091" w:rsidP="004E6091">
      <w:pPr>
        <w:rPr>
          <w:rFonts w:ascii="Times New Roman" w:hAnsi="Times New Roman" w:cs="Times New Roman"/>
          <w:bCs/>
          <w:sz w:val="24"/>
          <w:szCs w:val="24"/>
        </w:rPr>
      </w:pPr>
    </w:p>
    <w:p w:rsidR="004E6091" w:rsidRDefault="00D160E2" w:rsidP="004E6091">
      <w:pPr>
        <w:rPr>
          <w:rFonts w:ascii="Times New Roman" w:hAnsi="Times New Roman" w:cs="Times New Roman"/>
          <w:bCs/>
          <w:sz w:val="24"/>
          <w:szCs w:val="24"/>
        </w:rPr>
      </w:pPr>
      <w:r w:rsidRPr="00D160E2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8356688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91" w:rsidRDefault="00D160E2" w:rsidP="004E6091">
      <w:pPr>
        <w:rPr>
          <w:rFonts w:ascii="Times New Roman" w:hAnsi="Times New Roman" w:cs="Times New Roman"/>
          <w:bCs/>
          <w:sz w:val="24"/>
          <w:szCs w:val="24"/>
        </w:rPr>
      </w:pPr>
      <w:r w:rsidRPr="00D160E2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730947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0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0E2" w:rsidRDefault="00D160E2" w:rsidP="004E6091">
      <w:pPr>
        <w:rPr>
          <w:rFonts w:ascii="Times New Roman" w:hAnsi="Times New Roman" w:cs="Times New Roman"/>
          <w:bCs/>
          <w:sz w:val="24"/>
          <w:szCs w:val="24"/>
        </w:rPr>
      </w:pPr>
    </w:p>
    <w:p w:rsidR="00D160E2" w:rsidRDefault="00D160E2" w:rsidP="004E6091">
      <w:pPr>
        <w:rPr>
          <w:rFonts w:ascii="Times New Roman" w:hAnsi="Times New Roman" w:cs="Times New Roman"/>
          <w:bCs/>
          <w:sz w:val="24"/>
          <w:szCs w:val="24"/>
        </w:rPr>
      </w:pPr>
    </w:p>
    <w:p w:rsidR="00D160E2" w:rsidRPr="004E6091" w:rsidRDefault="00D160E2" w:rsidP="004E6091">
      <w:pPr>
        <w:rPr>
          <w:rFonts w:ascii="Times New Roman" w:hAnsi="Times New Roman" w:cs="Times New Roman"/>
          <w:bCs/>
          <w:sz w:val="24"/>
          <w:szCs w:val="24"/>
        </w:rPr>
      </w:pPr>
      <w:r w:rsidRPr="00D160E2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>
            <wp:extent cx="5943600" cy="209852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308" w:rsidRPr="0041365C" w:rsidRDefault="0041365C" w:rsidP="0041365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The switch in Figure Q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9</w:t>
      </w:r>
      <w:r w:rsidR="002D4308"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has been opened for a long time and the switch is then closed at </w:t>
      </w:r>
      <w:r w:rsidR="002D4308"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 xml:space="preserve">t </w:t>
      </w:r>
      <w:r w:rsidR="002D4308"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= 0.</w:t>
      </w:r>
    </w:p>
    <w:p w:rsidR="002D4308" w:rsidRPr="002D4308" w:rsidRDefault="002D4308" w:rsidP="002D430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2D4308" w:rsidRPr="002D4308" w:rsidRDefault="002D4308" w:rsidP="002D430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2D4308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507B4" wp14:editId="2FB52F07">
                <wp:simplePos x="0" y="0"/>
                <wp:positionH relativeFrom="column">
                  <wp:posOffset>4323080</wp:posOffset>
                </wp:positionH>
                <wp:positionV relativeFrom="paragraph">
                  <wp:posOffset>1055370</wp:posOffset>
                </wp:positionV>
                <wp:extent cx="371475" cy="361950"/>
                <wp:effectExtent l="0" t="0" r="9525" b="0"/>
                <wp:wrapNone/>
                <wp:docPr id="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61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101B11" w:rsidRDefault="007265C8" w:rsidP="002D430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ins w:id="0" w:author="Dr. KWAN Ho Yuet" w:date="2017-12-12T11:07:00Z">
                              <w:r w:rsidRPr="00101B11">
                                <w:rPr>
                                  <w:sz w:val="28"/>
                                  <w:szCs w:val="28"/>
                                </w:rPr>
                                <w:t>y</w:t>
                              </w:r>
                            </w:ins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625" type="#_x0000_t202" style="position:absolute;margin-left:340.4pt;margin-top:83.1pt;width:29.25pt;height:28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" fillcolor="window" stroked="f" strokeweight=".5pt">
                <v:textbox>
                  <w:txbxContent>
                    <w:p w:rsidR="007265C8" w:rsidRPr="00101B11" w:rsidRDefault="007265C8" w:rsidP="002D4308">
                      <w:pPr>
                        <w:rPr>
                          <w:sz w:val="28"/>
                          <w:szCs w:val="28"/>
                        </w:rPr>
                      </w:pPr>
                      <w:proofErr w:type="gramStart"/>
                      <w:ins w:id="1" w:author="Dr. KWAN Ho Yuet" w:date="2017-12-12T11:07:00Z">
                        <w:r w:rsidRPr="00101B11">
                          <w:rPr>
                            <w:sz w:val="28"/>
                            <w:szCs w:val="28"/>
                          </w:rPr>
                          <w:t>y</w:t>
                        </w:r>
                      </w:ins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2D4308">
        <w:rPr>
          <w:rFonts w:ascii="Times New Roman" w:eastAsia="新細明體" w:hAnsi="Times New Roman" w:cs="Times New Roman"/>
          <w:noProof/>
          <w:sz w:val="24"/>
          <w:szCs w:val="20"/>
        </w:rPr>
        <w:drawing>
          <wp:inline distT="0" distB="0" distL="0" distR="0" wp14:anchorId="54D9E094" wp14:editId="45898115">
            <wp:extent cx="4898371" cy="3500120"/>
            <wp:effectExtent l="0" t="0" r="0" b="508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66" cy="3506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4308" w:rsidRPr="002D4308" w:rsidRDefault="0041365C" w:rsidP="002D430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Figure Q9</w:t>
      </w:r>
    </w:p>
    <w:p w:rsidR="002D4308" w:rsidRPr="002D4308" w:rsidRDefault="002D4308" w:rsidP="002D430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Determine the capacitor voltage and its energy at </w:t>
      </w:r>
      <w:r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0.</w: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position w:val="-74"/>
          <w:sz w:val="24"/>
          <w:szCs w:val="20"/>
          <w:lang w:val="en-GB" w:eastAsia="en-US"/>
        </w:rPr>
        <w:object w:dxaOrig="2600" w:dyaOrig="1680">
          <v:shape id="_x0000_i1037" type="#_x0000_t75" style="width:129.75pt;height:84pt" o:ole="">
            <v:imagedata r:id="rId51" o:title=""/>
          </v:shape>
          <o:OLEObject Type="Embed" ProgID="Equation.3" ShapeID="_x0000_i1037" DrawAspect="Content" ObjectID="_1605773836" r:id="rId52"/>
        </w:object>
      </w:r>
    </w:p>
    <w:p w:rsidR="0041365C" w:rsidRDefault="0041365C" w:rsidP="002D4308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41365C" w:rsidRPr="0041365C" w:rsidRDefault="0041365C" w:rsidP="0041365C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lastRenderedPageBreak/>
        <w:t xml:space="preserve">Determine the expression of the capacitor voltage </w:t>
      </w:r>
      <w:proofErr w:type="gramStart"/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V</w:t>
      </w:r>
      <w:r w:rsidRPr="0041365C">
        <w:rPr>
          <w:rFonts w:ascii="Calibri" w:eastAsia="新細明體" w:hAnsi="Calibri" w:cs="Times New Roman" w:hint="eastAsia"/>
          <w:sz w:val="24"/>
          <w:szCs w:val="20"/>
          <w:vertAlign w:val="subscript"/>
          <w:lang w:val="en-GB" w:eastAsia="zh-HK"/>
        </w:rPr>
        <w:t>C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(</w:t>
      </w:r>
      <w:proofErr w:type="gramEnd"/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t)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for </w:t>
      </w:r>
      <w:r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0.</w: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(Hint: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V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x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</w:t>
      </w:r>
      <w:proofErr w:type="spellStart"/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V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y</w:t>
      </w:r>
      <w:proofErr w:type="spellEnd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for </w:t>
      </w:r>
      <w:r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0)</w: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position w:val="-96"/>
          <w:sz w:val="24"/>
          <w:szCs w:val="20"/>
          <w:lang w:val="en-GB" w:eastAsia="en-US"/>
        </w:rPr>
        <w:object w:dxaOrig="3440" w:dyaOrig="2320">
          <v:shape id="_x0000_i1038" type="#_x0000_t75" style="width:171.85pt;height:116.25pt" o:ole="">
            <v:imagedata r:id="rId53" o:title=""/>
          </v:shape>
          <o:OLEObject Type="Embed" ProgID="Equation.3" ShapeID="_x0000_i1038" DrawAspect="Content" ObjectID="_1605773837" r:id="rId54"/>
        </w:object>
      </w:r>
    </w:p>
    <w:p w:rsidR="0041365C" w:rsidRPr="002D4308" w:rsidRDefault="0041365C" w:rsidP="002D4308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41365C" w:rsidRPr="0041365C" w:rsidRDefault="0041365C" w:rsidP="0041365C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Without using calculus, determine the expression of the voltage at node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 xml:space="preserve">X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for </w:t>
      </w:r>
      <w:r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0.</w:t>
      </w: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position w:val="-48"/>
          <w:sz w:val="24"/>
          <w:szCs w:val="20"/>
          <w:lang w:val="en-GB" w:eastAsia="en-US"/>
        </w:rPr>
        <w:object w:dxaOrig="4819" w:dyaOrig="1500">
          <v:shape id="_x0000_i1039" type="#_x0000_t75" style="width:240.7pt;height:75pt" o:ole="">
            <v:imagedata r:id="rId55" o:title=""/>
          </v:shape>
          <o:OLEObject Type="Embed" ProgID="Equation.3" ShapeID="_x0000_i1039" DrawAspect="Content" ObjectID="_1605773838" r:id="rId56"/>
        </w:object>
      </w:r>
    </w:p>
    <w:p w:rsidR="002D4308" w:rsidRDefault="002D4308" w:rsidP="0041365C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41365C" w:rsidRPr="0041365C" w:rsidRDefault="0041365C" w:rsidP="0041365C">
      <w:pPr>
        <w:pStyle w:val="a3"/>
        <w:numPr>
          <w:ilvl w:val="0"/>
          <w:numId w:val="17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Without using calculus, determine the expression of the current </w:t>
      </w:r>
      <w:proofErr w:type="gramStart"/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I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x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(</w:t>
      </w:r>
      <w:proofErr w:type="gramEnd"/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t)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for </w:t>
      </w:r>
      <w:r w:rsidRPr="0041365C">
        <w:rPr>
          <w:rFonts w:ascii="Times New Roman" w:eastAsia="新細明體" w:hAnsi="Times New Roman" w:cs="Times New Roman"/>
          <w:i/>
          <w:sz w:val="24"/>
          <w:szCs w:val="20"/>
          <w:lang w:val="en-GB" w:eastAsia="en-US"/>
        </w:rPr>
        <w:t>t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≥ 0.</w: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position w:val="-66"/>
          <w:sz w:val="24"/>
          <w:szCs w:val="20"/>
          <w:lang w:val="en-GB" w:eastAsia="en-US"/>
        </w:rPr>
        <w:object w:dxaOrig="5080" w:dyaOrig="1760">
          <v:shape id="_x0000_i1040" type="#_x0000_t75" style="width:254.25pt;height:87.75pt" o:ole="">
            <v:imagedata r:id="rId57" o:title=""/>
          </v:shape>
          <o:OLEObject Type="Embed" ProgID="Equation.3" ShapeID="_x0000_i1040" DrawAspect="Content" ObjectID="_1605773839" r:id="rId58"/>
        </w:object>
      </w:r>
    </w:p>
    <w:p w:rsidR="0041365C" w:rsidRDefault="0041365C" w:rsidP="0041365C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41365C" w:rsidRPr="0041365C" w:rsidRDefault="0041365C" w:rsidP="0041365C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6B1E00" w:rsidRDefault="00A22F73" w:rsidP="00A22F73">
      <w:pPr>
        <w:pStyle w:val="a3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41365C">
        <w:rPr>
          <w:rFonts w:ascii="Times New Roman" w:hAnsi="Times New Roman" w:cs="Times New Roman"/>
          <w:bCs/>
          <w:sz w:val="24"/>
          <w:szCs w:val="24"/>
          <w:lang w:val="en-GB"/>
        </w:rPr>
        <w:t>Design a circuit using one current source, one three-terminal switch, resistor(s), one 0.5mF capacitor to produce a voltage response as follows:</w:t>
      </w:r>
    </w:p>
    <w:p w:rsidR="00A22F73" w:rsidRDefault="00B90437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  <w:r>
        <w:pict>
          <v:shape id="_x0000_s1158" type="#_x0000_t75" style="position:absolute;margin-left:.75pt;margin-top:12.3pt;width:131pt;height:18pt;z-index:251707392;visibility:visible">
            <v:imagedata r:id="rId59" o:title=""/>
          </v:shape>
          <o:OLEObject Type="Embed" ProgID="Equation.3" ShapeID="_x0000_s1158" DrawAspect="Content" ObjectID="_1605773862" r:id="rId60"/>
        </w:pict>
      </w:r>
    </w:p>
    <w:p w:rsidR="006B1E00" w:rsidRPr="00A22F73" w:rsidRDefault="006B1E00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A22F73" w:rsidRP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t>You are required to draw a circuit diagram for your design.</w:t>
      </w:r>
    </w:p>
    <w:p w:rsidR="00A22F73" w:rsidRPr="00A22F73" w:rsidRDefault="00B90437" w:rsidP="00A22F73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Cs/>
          <w:sz w:val="24"/>
          <w:szCs w:val="24"/>
        </w:rPr>
        <w:pict>
          <v:shape id="_x0000_s1159" type="#_x0000_t75" style="position:absolute;margin-left:3pt;margin-top:5.7pt;width:131pt;height:90pt;z-index:251708416;visibility:visible">
            <v:imagedata r:id="rId61" o:title=""/>
          </v:shape>
          <o:OLEObject Type="Embed" ProgID="Equation.3" ShapeID="_x0000_s1159" DrawAspect="Content" ObjectID="_1605773863" r:id="rId62"/>
        </w:pict>
      </w:r>
    </w:p>
    <w:p w:rsidR="00A22F73" w:rsidRP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A22F73" w:rsidRP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lastRenderedPageBreak/>
        <w:t xml:space="preserve">One 3mA Current source  </w:t>
      </w:r>
    </w:p>
    <w:p w:rsidR="00A22F73" w:rsidRP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t>One 1k</w:t>
      </w:r>
      <w:r w:rsidRPr="00A22F73">
        <w:rPr>
          <w:rFonts w:ascii="Symbol" w:hAnsi="Symbol" w:cs="Times New Roman"/>
          <w:bCs/>
          <w:sz w:val="24"/>
          <w:szCs w:val="24"/>
          <w:lang w:val="en-GB"/>
        </w:rPr>
        <w:t></w:t>
      </w: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resistor  </w:t>
      </w:r>
    </w:p>
    <w:p w:rsidR="00A22F73" w:rsidRP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t>One 7k/3</w:t>
      </w:r>
      <w:r w:rsidRPr="00A22F73">
        <w:rPr>
          <w:rFonts w:ascii="Symbol" w:hAnsi="Symbol" w:cs="Times New Roman"/>
          <w:bCs/>
          <w:sz w:val="24"/>
          <w:szCs w:val="24"/>
          <w:lang w:val="en-GB"/>
        </w:rPr>
        <w:t></w:t>
      </w: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resistor  </w:t>
      </w:r>
    </w:p>
    <w:p w:rsidR="00A22F73" w:rsidRDefault="00A22F73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  <w:r w:rsidRPr="00A22F73">
        <w:rPr>
          <w:rFonts w:ascii="Times New Roman" w:hAnsi="Times New Roman" w:cs="Times New Roman"/>
          <w:bCs/>
          <w:sz w:val="24"/>
          <w:szCs w:val="24"/>
          <w:lang w:val="en-GB"/>
        </w:rPr>
        <w:object w:dxaOrig="11955" w:dyaOrig="7965">
          <v:shape id="_x0000_i1041" type="#_x0000_t75" style="width:293.5pt;height:195.95pt" o:ole="">
            <v:imagedata r:id="rId63" o:title=""/>
          </v:shape>
          <o:OLEObject Type="Embed" ProgID="PBrush" ShapeID="_x0000_i1041" DrawAspect="Content" ObjectID="_1605773840" r:id="rId64"/>
        </w:object>
      </w:r>
    </w:p>
    <w:p w:rsidR="006B1E00" w:rsidRDefault="006B1E00" w:rsidP="00A22F73">
      <w:pPr>
        <w:rPr>
          <w:rFonts w:ascii="Times New Roman" w:hAnsi="Times New Roman" w:cs="Times New Roman"/>
          <w:bCs/>
          <w:sz w:val="24"/>
          <w:szCs w:val="24"/>
          <w:lang w:val="en-GB" w:eastAsia="zh-HK"/>
        </w:rPr>
      </w:pPr>
    </w:p>
    <w:p w:rsidR="006B1E00" w:rsidRPr="006B1E00" w:rsidRDefault="006B1E00" w:rsidP="006B1E00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Design</w:t>
      </w:r>
      <w:r w:rsidRPr="006B1E00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a first order circuit using one voltage source, one two-terminal switch, one 1H inductor and resistor(s) to product the inductor current response </w:t>
      </w:r>
    </w:p>
    <w:p w:rsidR="006B1E00" w:rsidRPr="00180FB1" w:rsidRDefault="00B90437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75" type="#_x0000_t75" style="position:absolute;left:0;text-align:left;margin-left:-2.65pt;margin-top:6.8pt;width:160pt;height:18pt;z-index:251740160;visibility:visible">
            <v:imagedata r:id="rId65" o:title=""/>
          </v:shape>
          <o:OLEObject Type="Embed" ProgID="Equation.3" ShapeID="_x0000_s1375" DrawAspect="Content" ObjectID="_1605773864" r:id="rId66"/>
        </w:pict>
      </w: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180FB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Also draw a circuit diagram for your design.</w:t>
      </w:r>
    </w:p>
    <w:p w:rsidR="006B1E00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B90437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76" type="#_x0000_t75" style="position:absolute;left:0;text-align:left;margin-left:-2.65pt;margin-top:1.35pt;width:262pt;height:92pt;z-index:251741184;visibility:visible">
            <v:imagedata r:id="rId67" o:title=""/>
          </v:shape>
          <o:OLEObject Type="Embed" ProgID="Equation.3" ShapeID="_x0000_s1376" DrawAspect="Content" ObjectID="_1605773865" r:id="rId68"/>
        </w:pict>
      </w: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B1E00" w:rsidRPr="00180FB1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62020F" w:rsidRPr="006B1E00" w:rsidRDefault="006B1E00" w:rsidP="006B1E00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E181BB4" wp14:editId="5DEBB7CF">
                <wp:simplePos x="0" y="0"/>
                <wp:positionH relativeFrom="column">
                  <wp:posOffset>2724150</wp:posOffset>
                </wp:positionH>
                <wp:positionV relativeFrom="paragraph">
                  <wp:posOffset>419099</wp:posOffset>
                </wp:positionV>
                <wp:extent cx="2447925" cy="828675"/>
                <wp:effectExtent l="0" t="0" r="9525" b="9525"/>
                <wp:wrapNone/>
                <wp:docPr id="4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9B599D" w:rsidRDefault="007265C8" w:rsidP="006B1E0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HK"/>
                              </w:rPr>
                            </w:pPr>
                            <w:r w:rsidRPr="009B59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HK"/>
                              </w:rPr>
                              <w:t>Before t = 0, the switch is opened.</w:t>
                            </w:r>
                          </w:p>
                          <w:p w:rsidR="007265C8" w:rsidRPr="009B599D" w:rsidRDefault="007265C8" w:rsidP="006B1E0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HK"/>
                              </w:rPr>
                            </w:pPr>
                            <w:r w:rsidRPr="009B59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eastAsia="zh-HK"/>
                              </w:rPr>
                              <w:t>After t = 0, the switch is closed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1" o:spid="_x0000_s1626" type="#_x0000_t202" style="position:absolute;left:0;text-align:left;margin-left:214.5pt;margin-top:33pt;width:192.75pt;height:65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" fillcolor="window" stroked="f" strokeweight=".5pt">
                <v:textbox>
                  <w:txbxContent>
                    <w:p w:rsidR="007265C8" w:rsidRPr="009B599D" w:rsidRDefault="007265C8" w:rsidP="006B1E0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HK"/>
                        </w:rPr>
                      </w:pPr>
                      <w:r w:rsidRPr="009B599D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HK"/>
                        </w:rPr>
                        <w:t>Before t = 0, the switch is opened.</w:t>
                      </w:r>
                    </w:p>
                    <w:p w:rsidR="007265C8" w:rsidRPr="009B599D" w:rsidRDefault="007265C8" w:rsidP="006B1E0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HK"/>
                        </w:rPr>
                      </w:pPr>
                      <w:r w:rsidRPr="009B599D">
                        <w:rPr>
                          <w:rFonts w:ascii="Times New Roman" w:hAnsi="Times New Roman" w:cs="Times New Roman"/>
                          <w:sz w:val="24"/>
                          <w:szCs w:val="24"/>
                          <w:lang w:eastAsia="zh-HK"/>
                        </w:rPr>
                        <w:t>After t = 0, the switch is closed</w:t>
                      </w: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6F75DDC" wp14:editId="4AD89CB5">
                <wp:simplePos x="0" y="0"/>
                <wp:positionH relativeFrom="column">
                  <wp:posOffset>2284095</wp:posOffset>
                </wp:positionH>
                <wp:positionV relativeFrom="paragraph">
                  <wp:posOffset>1215390</wp:posOffset>
                </wp:positionV>
                <wp:extent cx="561975" cy="285750"/>
                <wp:effectExtent l="0" t="0" r="9525" b="0"/>
                <wp:wrapNone/>
                <wp:docPr id="46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DE0824" w:rsidRDefault="007265C8" w:rsidP="006B1E00">
                            <w:pPr>
                              <w:rPr>
                                <w:rFonts w:ascii="Symbol" w:hAnsi="Symbol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1H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" o:spid="_x0000_s1627" type="#_x0000_t202" style="position:absolute;left:0;text-align:left;margin-left:179.85pt;margin-top:95.7pt;width:44.25pt;height:2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" fillcolor="window" stroked="f" strokeweight=".5pt">
                <v:textbox>
                  <w:txbxContent>
                    <w:p w:rsidR="007265C8" w:rsidRPr="00DE0824" w:rsidRDefault="007265C8" w:rsidP="006B1E00">
                      <w:pPr>
                        <w:rPr>
                          <w:rFonts w:ascii="Symbol" w:hAnsi="Symbol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1H</w:t>
                      </w: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00B925" wp14:editId="7DCBC822">
                <wp:simplePos x="0" y="0"/>
                <wp:positionH relativeFrom="column">
                  <wp:posOffset>1331595</wp:posOffset>
                </wp:positionH>
                <wp:positionV relativeFrom="paragraph">
                  <wp:posOffset>567690</wp:posOffset>
                </wp:positionV>
                <wp:extent cx="552450" cy="285750"/>
                <wp:effectExtent l="0" t="0" r="0" b="0"/>
                <wp:wrapNone/>
                <wp:docPr id="47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DE0824" w:rsidRDefault="007265C8" w:rsidP="006B1E00">
                            <w:pPr>
                              <w:rPr>
                                <w:rFonts w:ascii="Symbol" w:hAnsi="Symbol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150</w:t>
                            </w:r>
                            <w:r>
                              <w:rPr>
                                <w:rFonts w:ascii="Symbol" w:hAnsi="Symbol"/>
                                <w:lang w:eastAsia="zh-HK"/>
                              </w:rPr>
                              <w:t>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" o:spid="_x0000_s1628" type="#_x0000_t202" style="position:absolute;left:0;text-align:left;margin-left:104.85pt;margin-top:44.7pt;width:43.5pt;height:22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" fillcolor="window" stroked="f" strokeweight=".5pt">
                <v:textbox>
                  <w:txbxContent>
                    <w:p w:rsidR="007265C8" w:rsidRPr="00DE0824" w:rsidRDefault="007265C8" w:rsidP="006B1E00">
                      <w:pPr>
                        <w:rPr>
                          <w:rFonts w:ascii="Symbol" w:hAnsi="Symbol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150</w:t>
                      </w:r>
                      <w:r>
                        <w:rPr>
                          <w:rFonts w:ascii="Symbol" w:hAnsi="Symbol"/>
                          <w:lang w:eastAsia="zh-HK"/>
                        </w:rPr>
                        <w:t></w:t>
                      </w: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C9BEC2" wp14:editId="0FA7DC71">
                <wp:simplePos x="0" y="0"/>
                <wp:positionH relativeFrom="column">
                  <wp:posOffset>683895</wp:posOffset>
                </wp:positionH>
                <wp:positionV relativeFrom="paragraph">
                  <wp:posOffset>567690</wp:posOffset>
                </wp:positionV>
                <wp:extent cx="476250" cy="285750"/>
                <wp:effectExtent l="0" t="0" r="0" b="0"/>
                <wp:wrapNone/>
                <wp:docPr id="48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DE0824" w:rsidRDefault="007265C8" w:rsidP="006B1E00">
                            <w:pPr>
                              <w:rPr>
                                <w:rFonts w:ascii="Symbol" w:hAnsi="Symbol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50</w:t>
                            </w:r>
                            <w:r>
                              <w:rPr>
                                <w:rFonts w:ascii="Symbol" w:hAnsi="Symbol"/>
                                <w:lang w:eastAsia="zh-HK"/>
                              </w:rPr>
                              <w:t>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" o:spid="_x0000_s1629" type="#_x0000_t202" style="position:absolute;left:0;text-align:left;margin-left:53.85pt;margin-top:44.7pt;width:37.5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" fillcolor="window" stroked="f" strokeweight=".5pt">
                <v:textbox>
                  <w:txbxContent>
                    <w:p w:rsidR="007265C8" w:rsidRPr="00DE0824" w:rsidRDefault="007265C8" w:rsidP="006B1E00">
                      <w:pPr>
                        <w:rPr>
                          <w:rFonts w:ascii="Symbol" w:hAnsi="Symbol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50</w:t>
                      </w:r>
                      <w:r>
                        <w:rPr>
                          <w:rFonts w:ascii="Symbol" w:hAnsi="Symbol"/>
                          <w:lang w:eastAsia="zh-HK"/>
                        </w:rPr>
                        <w:t></w:t>
                      </w: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5C084DD" wp14:editId="35B5D366">
                <wp:simplePos x="0" y="0"/>
                <wp:positionH relativeFrom="column">
                  <wp:posOffset>45720</wp:posOffset>
                </wp:positionH>
                <wp:positionV relativeFrom="paragraph">
                  <wp:posOffset>1129665</wp:posOffset>
                </wp:positionV>
                <wp:extent cx="276225" cy="285750"/>
                <wp:effectExtent l="0" t="0" r="9525" b="0"/>
                <wp:wrapNone/>
                <wp:docPr id="49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DE0824" w:rsidRDefault="007265C8" w:rsidP="006B1E00">
                            <w:pPr>
                              <w:rPr>
                                <w:rFonts w:ascii="Symbol" w:hAnsi="Symbol"/>
                                <w:lang w:eastAsia="zh-H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" o:spid="_x0000_s1630" type="#_x0000_t202" style="position:absolute;left:0;text-align:left;margin-left:3.6pt;margin-top:88.95pt;width:21.75pt;height:2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" fillcolor="window" stroked="f" strokeweight=".5pt">
                <v:textbox>
                  <w:txbxContent>
                    <w:p w:rsidR="007265C8" w:rsidRPr="00DE0824" w:rsidRDefault="007265C8" w:rsidP="006B1E00">
                      <w:pPr>
                        <w:rPr>
                          <w:rFonts w:ascii="Symbol" w:hAnsi="Symbol"/>
                          <w:lang w:eastAsia="zh-H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 w:hint="eastAsia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B7BC3FA" wp14:editId="761A1214">
                <wp:simplePos x="0" y="0"/>
                <wp:positionH relativeFrom="column">
                  <wp:posOffset>683895</wp:posOffset>
                </wp:positionH>
                <wp:positionV relativeFrom="paragraph">
                  <wp:posOffset>1139190</wp:posOffset>
                </wp:positionV>
                <wp:extent cx="561975" cy="285750"/>
                <wp:effectExtent l="0" t="0" r="9525" b="0"/>
                <wp:wrapNone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265C8" w:rsidRPr="00DE0824" w:rsidRDefault="007265C8" w:rsidP="006B1E00">
                            <w:pPr>
                              <w:rPr>
                                <w:rFonts w:ascii="Symbol" w:hAnsi="Symbol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200V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50" o:spid="_x0000_s1631" type="#_x0000_t202" style="position:absolute;left:0;text-align:left;margin-left:53.85pt;margin-top:89.7pt;width:44.25pt;height:22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" fillcolor="window" stroked="f" strokeweight=".5pt">
                <v:textbox>
                  <w:txbxContent>
                    <w:p w:rsidR="007265C8" w:rsidRPr="00DE0824" w:rsidRDefault="007265C8" w:rsidP="006B1E00">
                      <w:pPr>
                        <w:rPr>
                          <w:rFonts w:ascii="Symbol" w:hAnsi="Symbol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200V</w:t>
                      </w:r>
                    </w:p>
                  </w:txbxContent>
                </v:textbox>
              </v:shape>
            </w:pict>
          </mc:Fallback>
        </mc:AlternateContent>
      </w:r>
      <w:r w:rsidRPr="00180FB1">
        <w:rPr>
          <w:rFonts w:ascii="Times New Roman" w:eastAsia="新細明體" w:hAnsi="Times New Roman" w:cs="Times New Roman"/>
          <w:noProof/>
          <w:sz w:val="24"/>
          <w:szCs w:val="20"/>
        </w:rPr>
        <w:drawing>
          <wp:inline distT="0" distB="0" distL="0" distR="0" wp14:anchorId="6134754F" wp14:editId="34855535">
            <wp:extent cx="2647950" cy="1905000"/>
            <wp:effectExtent l="0" t="0" r="0" b="0"/>
            <wp:docPr id="49155" name="Picture 3" descr="ale29559_0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Picture 3" descr="ale29559_0705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3" t="8784" r="2357" b="-9737"/>
                    <a:stretch/>
                  </pic:blipFill>
                  <pic:spPr bwMode="auto">
                    <a:xfrm>
                      <a:off x="0" y="0"/>
                      <a:ext cx="2647392" cy="19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2D" w:rsidRPr="00C2462D" w:rsidRDefault="00C2462D" w:rsidP="00C2462D">
      <w:pPr>
        <w:numPr>
          <w:ilvl w:val="0"/>
          <w:numId w:val="1"/>
        </w:numPr>
        <w:spacing w:after="0" w:line="240" w:lineRule="auto"/>
        <w:rPr>
          <w:rFonts w:ascii="Times New Roman" w:eastAsia="MS Mincho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Given the </w:t>
      </w:r>
      <w:r>
        <w:rPr>
          <w:rFonts w:ascii="Times New Roman" w:eastAsia="MS Mincho" w:hAnsi="Times New Roman" w:cs="Times New Roman"/>
          <w:sz w:val="24"/>
          <w:szCs w:val="24"/>
          <w:lang w:eastAsia="en-US"/>
        </w:rPr>
        <w:t>circuit below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, find </w:t>
      </w:r>
      <w:proofErr w:type="gramStart"/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v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>(</w:t>
      </w:r>
      <w:proofErr w:type="gramEnd"/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t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) for </w:t>
      </w:r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t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en-US"/>
        </w:rPr>
        <w:t>≥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 0.</w:t>
      </w:r>
    </w:p>
    <w:p w:rsidR="00C2462D" w:rsidRPr="00C2462D" w:rsidRDefault="00C2462D" w:rsidP="00C2462D">
      <w:pPr>
        <w:spacing w:after="0" w:line="240" w:lineRule="auto"/>
        <w:ind w:left="720"/>
        <w:rPr>
          <w:rFonts w:ascii="Times New Roman" w:eastAsia="MS Mincho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8933A3" wp14:editId="268EB34E">
            <wp:extent cx="3048000" cy="1466850"/>
            <wp:effectExtent l="0" t="0" r="0" b="0"/>
            <wp:docPr id="193373" name="Picture 193373" descr="images\08-09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images\08-090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2D" w:rsidRPr="0041365C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zh-HK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eastAsia="Times New Roman" w:hAnsi="Times New Roman" w:cs="Times New Roman"/>
          <w:sz w:val="24"/>
          <w:szCs w:val="24"/>
          <w:lang w:eastAsia="en-US"/>
        </w:rPr>
        <w:t>Sol:</w:t>
      </w:r>
    </w:p>
    <w:p w:rsidR="00C2462D" w:rsidRPr="00C2462D" w:rsidRDefault="00C2462D" w:rsidP="00C2462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For  t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=  0-, we have the equivalent circuit as shown in Figure (a).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i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(0)  =  </w:t>
      </w: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i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(0)  =  0,  and  v(0)  =  4 – 12  =  -8V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584" behindDoc="0" locked="0" layoutInCell="0" allowOverlap="1" wp14:anchorId="4B818EED" wp14:editId="445500E6">
                <wp:simplePos x="0" y="0"/>
                <wp:positionH relativeFrom="column">
                  <wp:posOffset>182880</wp:posOffset>
                </wp:positionH>
                <wp:positionV relativeFrom="paragraph">
                  <wp:posOffset>110490</wp:posOffset>
                </wp:positionV>
                <wp:extent cx="5303520" cy="1463040"/>
                <wp:effectExtent l="1905" t="0" r="0" b="0"/>
                <wp:wrapNone/>
                <wp:docPr id="193374" name="Group 193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3520" cy="1463040"/>
                          <a:chOff x="2016" y="7632"/>
                          <a:chExt cx="8352" cy="2304"/>
                        </a:xfrm>
                      </wpg:grpSpPr>
                      <wpg:grpSp>
                        <wpg:cNvPr id="193375" name="Group 955"/>
                        <wpg:cNvGrpSpPr>
                          <a:grpSpLocks/>
                        </wpg:cNvGrpSpPr>
                        <wpg:grpSpPr bwMode="auto">
                          <a:xfrm>
                            <a:off x="2016" y="7632"/>
                            <a:ext cx="3888" cy="2304"/>
                            <a:chOff x="2592" y="7488"/>
                            <a:chExt cx="3888" cy="2304"/>
                          </a:xfrm>
                        </wpg:grpSpPr>
                        <wps:wsp>
                          <wps:cNvPr id="193376" name="Freeform 956"/>
                          <wps:cNvSpPr>
                            <a:spLocks/>
                          </wps:cNvSpPr>
                          <wps:spPr bwMode="auto">
                            <a:xfrm>
                              <a:off x="2880" y="8208"/>
                              <a:ext cx="3024" cy="1152"/>
                            </a:xfrm>
                            <a:custGeom>
                              <a:avLst/>
                              <a:gdLst>
                                <a:gd name="T0" fmla="*/ 3024 w 3024"/>
                                <a:gd name="T1" fmla="*/ 0 h 1152"/>
                                <a:gd name="T2" fmla="*/ 0 w 3024"/>
                                <a:gd name="T3" fmla="*/ 0 h 1152"/>
                                <a:gd name="T4" fmla="*/ 0 w 3024"/>
                                <a:gd name="T5" fmla="*/ 1152 h 1152"/>
                                <a:gd name="T6" fmla="*/ 3024 w 3024"/>
                                <a:gd name="T7" fmla="*/ 1152 h 1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024" h="1152">
                                  <a:moveTo>
                                    <a:pt x="302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152"/>
                                  </a:lnTo>
                                  <a:lnTo>
                                    <a:pt x="3024" y="115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oval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377" name="Group 957"/>
                          <wpg:cNvGrpSpPr>
                            <a:grpSpLocks/>
                          </wpg:cNvGrpSpPr>
                          <wpg:grpSpPr bwMode="auto">
                            <a:xfrm>
                              <a:off x="3744" y="7488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378" name="Group 95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379" name="Rectangle 95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380" name="Text Box 96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4"/>
                                    </w:pPr>
                                    <w:r>
                                      <w:t xml:space="preserve">6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381" name="Group 9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382" name="Line 962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383" name="Group 9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384" name="Rectangle 9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385" name="Freeform 9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386" name="Group 966"/>
                          <wpg:cNvGrpSpPr>
                            <a:grpSpLocks/>
                          </wpg:cNvGrpSpPr>
                          <wpg:grpSpPr bwMode="auto">
                            <a:xfrm>
                              <a:off x="2736" y="8208"/>
                              <a:ext cx="1296" cy="1152"/>
                              <a:chOff x="7200" y="2016"/>
                              <a:chExt cx="1296" cy="1152"/>
                            </a:xfrm>
                          </wpg:grpSpPr>
                          <wpg:grpSp>
                            <wpg:cNvPr id="193387" name="Group 9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7200" y="2016"/>
                                <a:ext cx="288" cy="1152"/>
                                <a:chOff x="6335" y="2160"/>
                                <a:chExt cx="288" cy="1152"/>
                              </a:xfrm>
                            </wpg:grpSpPr>
                            <wps:wsp>
                              <wps:cNvPr id="193388" name="Line 968"/>
                              <wps:cNvCnPr/>
                              <wps:spPr bwMode="auto">
                                <a:xfrm rot="5400000">
                                  <a:off x="5904" y="2736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389" name="Group 9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35" y="2515"/>
                                  <a:ext cx="288" cy="432"/>
                                  <a:chOff x="6335" y="2515"/>
                                  <a:chExt cx="288" cy="432"/>
                                </a:xfrm>
                              </wpg:grpSpPr>
                              <wps:wsp>
                                <wps:cNvPr id="193390" name="Rectangle 970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6263" y="2587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391" name="Freeform 971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6267" y="2616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93392" name="Group 9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2304"/>
                                <a:ext cx="1152" cy="576"/>
                                <a:chOff x="8928" y="8208"/>
                                <a:chExt cx="1152" cy="576"/>
                              </a:xfrm>
                            </wpg:grpSpPr>
                            <wps:wsp>
                              <wps:cNvPr id="193393" name="Text Box 9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29" y="8280"/>
                                  <a:ext cx="1051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3"/>
                                    </w:pPr>
                                    <w:r>
                                      <w:t xml:space="preserve">1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394" name="Rectangle 9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28" y="8208"/>
                                  <a:ext cx="1152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33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93395" name="Text Box 9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32" y="9360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C2462D">
                                <w:pPr>
                                  <w:pStyle w:val="4"/>
                                </w:pPr>
                                <w:r>
                                  <w:t>(a)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396" name="Group 976"/>
                          <wpg:cNvGrpSpPr>
                            <a:grpSpLocks/>
                          </wpg:cNvGrpSpPr>
                          <wpg:grpSpPr bwMode="auto">
                            <a:xfrm>
                              <a:off x="5229" y="7488"/>
                              <a:ext cx="1152" cy="720"/>
                              <a:chOff x="2160" y="3312"/>
                              <a:chExt cx="1152" cy="720"/>
                            </a:xfrm>
                          </wpg:grpSpPr>
                          <wps:wsp>
                            <wps:cNvPr id="193397" name="Rectangle 9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0" y="3312"/>
                                <a:ext cx="1152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398" name="Text Box 97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20" y="3487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C2462D">
                                  <w:pPr>
                                    <w:pStyle w:val="4"/>
                                    <w:jc w:val="left"/>
                                  </w:pPr>
                                  <w:r>
                                    <w:t>12V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93399" name="Text Box 9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760" y="8139"/>
                              <a:ext cx="720" cy="1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</w:pPr>
                                <w:r>
                                  <w:t>+</w:t>
                                </w:r>
                              </w:p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</w:pPr>
                                <w:proofErr w:type="gramStart"/>
                                <w:r>
                                  <w:t>v(</w:t>
                                </w:r>
                                <w:proofErr w:type="gramEnd"/>
                                <w:r>
                                  <w:t>0)</w:t>
                                </w:r>
                              </w:p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r>
                                  <w:sym w:font="Symbol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400" name="Group 980"/>
                          <wpg:cNvGrpSpPr>
                            <a:grpSpLocks/>
                          </wpg:cNvGrpSpPr>
                          <wpg:grpSpPr bwMode="auto">
                            <a:xfrm>
                              <a:off x="2880" y="7920"/>
                              <a:ext cx="1152" cy="576"/>
                              <a:chOff x="4320" y="2304"/>
                              <a:chExt cx="1152" cy="576"/>
                            </a:xfrm>
                          </wpg:grpSpPr>
                          <wps:wsp>
                            <wps:cNvPr id="193401" name="Line 981"/>
                            <wps:cNvCnPr/>
                            <wps:spPr bwMode="auto">
                              <a:xfrm>
                                <a:off x="4320" y="2592"/>
                                <a:ext cx="115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3402" name="Group 98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2304"/>
                                <a:ext cx="576" cy="576"/>
                                <a:chOff x="4608" y="2304"/>
                                <a:chExt cx="576" cy="576"/>
                              </a:xfrm>
                            </wpg:grpSpPr>
                            <wps:wsp>
                              <wps:cNvPr id="193403" name="Rectangle 9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08" y="2304"/>
                                  <a:ext cx="576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CC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04" name="Oval 9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22" y="2318"/>
                                  <a:ext cx="547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05" name="Line 985"/>
                              <wps:cNvCnPr/>
                              <wps:spPr bwMode="auto">
                                <a:xfrm>
                                  <a:off x="5170" y="2592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406" name="Line 986"/>
                              <wps:cNvCnPr/>
                              <wps:spPr bwMode="auto">
                                <a:xfrm>
                                  <a:off x="4608" y="2592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93407" name="Text Box 98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8" y="2304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C2462D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sym w:font="Symbol" w:char="F02D"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+</w:t>
                                  </w:r>
                                </w:p>
                              </w:txbxContent>
                            </wps:txbx>
                            <wps:bodyPr rot="0" vert="horz" wrap="square" lIns="64008" tIns="91440" rIns="4572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408" name="Group 988"/>
                          <wpg:cNvGrpSpPr>
                            <a:grpSpLocks/>
                          </wpg:cNvGrpSpPr>
                          <wpg:grpSpPr bwMode="auto">
                            <a:xfrm>
                              <a:off x="4608" y="7920"/>
                              <a:ext cx="1152" cy="576"/>
                              <a:chOff x="4320" y="2304"/>
                              <a:chExt cx="1152" cy="576"/>
                            </a:xfrm>
                          </wpg:grpSpPr>
                          <wps:wsp>
                            <wps:cNvPr id="193409" name="Line 989"/>
                            <wps:cNvCnPr/>
                            <wps:spPr bwMode="auto">
                              <a:xfrm>
                                <a:off x="4320" y="2592"/>
                                <a:ext cx="1152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93410" name="Group 99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2304"/>
                                <a:ext cx="576" cy="576"/>
                                <a:chOff x="4608" y="2304"/>
                                <a:chExt cx="576" cy="576"/>
                              </a:xfrm>
                            </wpg:grpSpPr>
                            <wps:wsp>
                              <wps:cNvPr id="193411" name="Rectangle 9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08" y="2304"/>
                                  <a:ext cx="576" cy="5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CC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12" name="Oval 9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22" y="2318"/>
                                  <a:ext cx="547" cy="547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13" name="Line 993"/>
                              <wps:cNvCnPr/>
                              <wps:spPr bwMode="auto">
                                <a:xfrm>
                                  <a:off x="5170" y="2592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414" name="Line 994"/>
                              <wps:cNvCnPr/>
                              <wps:spPr bwMode="auto">
                                <a:xfrm>
                                  <a:off x="4608" y="2592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93415" name="Text Box 99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8" y="2304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C2462D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+   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sym w:font="Symbol" w:char="F02D"/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xbxContent>
                            </wps:txbx>
                            <wps:bodyPr rot="0" vert="horz" wrap="square" lIns="64008" tIns="91440" rIns="4572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416" name="Group 996"/>
                          <wpg:cNvGrpSpPr>
                            <a:grpSpLocks/>
                          </wpg:cNvGrpSpPr>
                          <wpg:grpSpPr bwMode="auto">
                            <a:xfrm>
                              <a:off x="2592" y="7488"/>
                              <a:ext cx="1152" cy="720"/>
                              <a:chOff x="2160" y="3312"/>
                              <a:chExt cx="1152" cy="720"/>
                            </a:xfrm>
                          </wpg:grpSpPr>
                          <wps:wsp>
                            <wps:cNvPr id="193417" name="Rectangle 9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0" y="3312"/>
                                <a:ext cx="1152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418" name="Text Box 99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20" y="3487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66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C2462D">
                                  <w:pPr>
                                    <w:pStyle w:val="4"/>
                                  </w:pPr>
                                  <w:r>
                                    <w:t>4V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193419" name="Group 999"/>
                        <wpg:cNvGrpSpPr>
                          <a:grpSpLocks/>
                        </wpg:cNvGrpSpPr>
                        <wpg:grpSpPr bwMode="auto">
                          <a:xfrm>
                            <a:off x="6192" y="7632"/>
                            <a:ext cx="4176" cy="2304"/>
                            <a:chOff x="6480" y="7632"/>
                            <a:chExt cx="4176" cy="2304"/>
                          </a:xfrm>
                        </wpg:grpSpPr>
                        <wps:wsp>
                          <wps:cNvPr id="193420" name="Freeform 1000"/>
                          <wps:cNvSpPr>
                            <a:spLocks/>
                          </wps:cNvSpPr>
                          <wps:spPr bwMode="auto">
                            <a:xfrm>
                              <a:off x="6768" y="8352"/>
                              <a:ext cx="2736" cy="1152"/>
                            </a:xfrm>
                            <a:custGeom>
                              <a:avLst/>
                              <a:gdLst>
                                <a:gd name="T0" fmla="*/ 2304 w 2736"/>
                                <a:gd name="T1" fmla="*/ 0 h 1152"/>
                                <a:gd name="T2" fmla="*/ 2736 w 2736"/>
                                <a:gd name="T3" fmla="*/ 0 h 1152"/>
                                <a:gd name="T4" fmla="*/ 2736 w 2736"/>
                                <a:gd name="T5" fmla="*/ 1152 h 1152"/>
                                <a:gd name="T6" fmla="*/ 0 w 2736"/>
                                <a:gd name="T7" fmla="*/ 1152 h 1152"/>
                                <a:gd name="T8" fmla="*/ 0 w 2736"/>
                                <a:gd name="T9" fmla="*/ 0 h 1152"/>
                                <a:gd name="T10" fmla="*/ 432 w 2736"/>
                                <a:gd name="T11" fmla="*/ 0 h 1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736" h="1152">
                                  <a:moveTo>
                                    <a:pt x="2304" y="0"/>
                                  </a:moveTo>
                                  <a:lnTo>
                                    <a:pt x="2736" y="0"/>
                                  </a:lnTo>
                                  <a:lnTo>
                                    <a:pt x="2736" y="1152"/>
                                  </a:lnTo>
                                  <a:lnTo>
                                    <a:pt x="0" y="115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3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421" name="Text Box 10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6" y="7920"/>
                              <a:ext cx="576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C2462D">
                                <w:pPr>
                                  <w:pStyle w:val="4"/>
                                </w:pPr>
                                <w:proofErr w:type="spellStart"/>
                                <w:proofErr w:type="gramStart"/>
                                <w:r>
                                  <w:t>i</w:t>
                                </w:r>
                                <w:proofErr w:type="spellEnd"/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422" name="Group 1002"/>
                          <wpg:cNvGrpSpPr>
                            <a:grpSpLocks/>
                          </wpg:cNvGrpSpPr>
                          <wpg:grpSpPr bwMode="auto">
                            <a:xfrm>
                              <a:off x="8064" y="7632"/>
                              <a:ext cx="1152" cy="864"/>
                              <a:chOff x="6912" y="10080"/>
                              <a:chExt cx="1152" cy="864"/>
                            </a:xfrm>
                          </wpg:grpSpPr>
                          <wpg:grpSp>
                            <wpg:cNvPr id="193423" name="Group 100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912" y="10656"/>
                                <a:ext cx="1152" cy="288"/>
                                <a:chOff x="2160" y="2160"/>
                                <a:chExt cx="1152" cy="288"/>
                              </a:xfrm>
                            </wpg:grpSpPr>
                            <wps:wsp>
                              <wps:cNvPr id="193424" name="Line 1004"/>
                              <wps:cNvCnPr/>
                              <wps:spPr bwMode="auto">
                                <a:xfrm>
                                  <a:off x="2160" y="2304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425" name="Rectangle 10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48" y="2160"/>
                                  <a:ext cx="576" cy="2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26" name="Freeform 10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44" y="2194"/>
                                  <a:ext cx="116" cy="221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21"/>
                                    <a:gd name="T2" fmla="*/ 32 w 116"/>
                                    <a:gd name="T3" fmla="*/ 5 h 221"/>
                                    <a:gd name="T4" fmla="*/ 53 w 116"/>
                                    <a:gd name="T5" fmla="*/ 17 h 221"/>
                                    <a:gd name="T6" fmla="*/ 62 w 116"/>
                                    <a:gd name="T7" fmla="*/ 26 h 221"/>
                                    <a:gd name="T8" fmla="*/ 72 w 116"/>
                                    <a:gd name="T9" fmla="*/ 37 h 221"/>
                                    <a:gd name="T10" fmla="*/ 83 w 116"/>
                                    <a:gd name="T11" fmla="*/ 52 h 221"/>
                                    <a:gd name="T12" fmla="*/ 95 w 116"/>
                                    <a:gd name="T13" fmla="*/ 84 h 221"/>
                                    <a:gd name="T14" fmla="*/ 100 w 116"/>
                                    <a:gd name="T15" fmla="*/ 132 h 221"/>
                                    <a:gd name="T16" fmla="*/ 100 w 116"/>
                                    <a:gd name="T17" fmla="*/ 163 h 221"/>
                                    <a:gd name="T18" fmla="*/ 94 w 116"/>
                                    <a:gd name="T19" fmla="*/ 190 h 221"/>
                                    <a:gd name="T20" fmla="*/ 75 w 116"/>
                                    <a:gd name="T21" fmla="*/ 218 h 221"/>
                                    <a:gd name="T22" fmla="*/ 48 w 116"/>
                                    <a:gd name="T23" fmla="*/ 221 h 221"/>
                                    <a:gd name="T24" fmla="*/ 32 w 116"/>
                                    <a:gd name="T25" fmla="*/ 192 h 221"/>
                                    <a:gd name="T26" fmla="*/ 22 w 116"/>
                                    <a:gd name="T27" fmla="*/ 158 h 221"/>
                                    <a:gd name="T28" fmla="*/ 25 w 116"/>
                                    <a:gd name="T29" fmla="*/ 117 h 221"/>
                                    <a:gd name="T30" fmla="*/ 27 w 116"/>
                                    <a:gd name="T31" fmla="*/ 82 h 221"/>
                                    <a:gd name="T32" fmla="*/ 39 w 116"/>
                                    <a:gd name="T33" fmla="*/ 55 h 221"/>
                                    <a:gd name="T34" fmla="*/ 58 w 116"/>
                                    <a:gd name="T35" fmla="*/ 25 h 221"/>
                                    <a:gd name="T36" fmla="*/ 82 w 116"/>
                                    <a:gd name="T37" fmla="*/ 10 h 221"/>
                                    <a:gd name="T38" fmla="*/ 99 w 116"/>
                                    <a:gd name="T39" fmla="*/ 1 h 221"/>
                                    <a:gd name="T40" fmla="*/ 116 w 116"/>
                                    <a:gd name="T41" fmla="*/ 2 h 2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116" h="221">
                                      <a:moveTo>
                                        <a:pt x="0" y="0"/>
                                      </a:moveTo>
                                      <a:lnTo>
                                        <a:pt x="32" y="5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62" y="26"/>
                                      </a:lnTo>
                                      <a:lnTo>
                                        <a:pt x="72" y="37"/>
                                      </a:lnTo>
                                      <a:lnTo>
                                        <a:pt x="83" y="52"/>
                                      </a:lnTo>
                                      <a:lnTo>
                                        <a:pt x="95" y="84"/>
                                      </a:lnTo>
                                      <a:lnTo>
                                        <a:pt x="100" y="132"/>
                                      </a:lnTo>
                                      <a:lnTo>
                                        <a:pt x="100" y="163"/>
                                      </a:lnTo>
                                      <a:lnTo>
                                        <a:pt x="94" y="190"/>
                                      </a:lnTo>
                                      <a:lnTo>
                                        <a:pt x="75" y="218"/>
                                      </a:lnTo>
                                      <a:lnTo>
                                        <a:pt x="48" y="221"/>
                                      </a:lnTo>
                                      <a:lnTo>
                                        <a:pt x="32" y="192"/>
                                      </a:lnTo>
                                      <a:lnTo>
                                        <a:pt x="22" y="158"/>
                                      </a:lnTo>
                                      <a:lnTo>
                                        <a:pt x="25" y="117"/>
                                      </a:lnTo>
                                      <a:lnTo>
                                        <a:pt x="27" y="82"/>
                                      </a:lnTo>
                                      <a:lnTo>
                                        <a:pt x="39" y="55"/>
                                      </a:lnTo>
                                      <a:lnTo>
                                        <a:pt x="58" y="25"/>
                                      </a:lnTo>
                                      <a:lnTo>
                                        <a:pt x="82" y="10"/>
                                      </a:lnTo>
                                      <a:lnTo>
                                        <a:pt x="99" y="1"/>
                                      </a:lnTo>
                                      <a:lnTo>
                                        <a:pt x="116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27" name="Freeform 10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14" y="2194"/>
                                  <a:ext cx="112" cy="218"/>
                                </a:xfrm>
                                <a:custGeom>
                                  <a:avLst/>
                                  <a:gdLst>
                                    <a:gd name="T0" fmla="*/ 0 w 112"/>
                                    <a:gd name="T1" fmla="*/ 5 h 218"/>
                                    <a:gd name="T2" fmla="*/ 21 w 112"/>
                                    <a:gd name="T3" fmla="*/ 4 h 218"/>
                                    <a:gd name="T4" fmla="*/ 40 w 112"/>
                                    <a:gd name="T5" fmla="*/ 11 h 218"/>
                                    <a:gd name="T6" fmla="*/ 52 w 112"/>
                                    <a:gd name="T7" fmla="*/ 24 h 218"/>
                                    <a:gd name="T8" fmla="*/ 76 w 112"/>
                                    <a:gd name="T9" fmla="*/ 52 h 218"/>
                                    <a:gd name="T10" fmla="*/ 84 w 112"/>
                                    <a:gd name="T11" fmla="*/ 82 h 218"/>
                                    <a:gd name="T12" fmla="*/ 87 w 112"/>
                                    <a:gd name="T13" fmla="*/ 134 h 218"/>
                                    <a:gd name="T14" fmla="*/ 77 w 112"/>
                                    <a:gd name="T15" fmla="*/ 187 h 218"/>
                                    <a:gd name="T16" fmla="*/ 58 w 112"/>
                                    <a:gd name="T17" fmla="*/ 215 h 218"/>
                                    <a:gd name="T18" fmla="*/ 32 w 112"/>
                                    <a:gd name="T19" fmla="*/ 218 h 218"/>
                                    <a:gd name="T20" fmla="*/ 12 w 112"/>
                                    <a:gd name="T21" fmla="*/ 190 h 218"/>
                                    <a:gd name="T22" fmla="*/ 11 w 112"/>
                                    <a:gd name="T23" fmla="*/ 162 h 218"/>
                                    <a:gd name="T24" fmla="*/ 6 w 112"/>
                                    <a:gd name="T25" fmla="*/ 130 h 218"/>
                                    <a:gd name="T26" fmla="*/ 21 w 112"/>
                                    <a:gd name="T27" fmla="*/ 65 h 218"/>
                                    <a:gd name="T28" fmla="*/ 13 w 112"/>
                                    <a:gd name="T29" fmla="*/ 92 h 218"/>
                                    <a:gd name="T30" fmla="*/ 35 w 112"/>
                                    <a:gd name="T31" fmla="*/ 45 h 218"/>
                                    <a:gd name="T32" fmla="*/ 66 w 112"/>
                                    <a:gd name="T33" fmla="*/ 12 h 218"/>
                                    <a:gd name="T34" fmla="*/ 84 w 112"/>
                                    <a:gd name="T35" fmla="*/ 7 h 218"/>
                                    <a:gd name="T36" fmla="*/ 112 w 112"/>
                                    <a:gd name="T37" fmla="*/ 0 h 2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12" h="218">
                                      <a:moveTo>
                                        <a:pt x="0" y="5"/>
                                      </a:moveTo>
                                      <a:lnTo>
                                        <a:pt x="21" y="4"/>
                                      </a:lnTo>
                                      <a:lnTo>
                                        <a:pt x="40" y="11"/>
                                      </a:lnTo>
                                      <a:lnTo>
                                        <a:pt x="52" y="24"/>
                                      </a:lnTo>
                                      <a:lnTo>
                                        <a:pt x="76" y="52"/>
                                      </a:lnTo>
                                      <a:lnTo>
                                        <a:pt x="84" y="82"/>
                                      </a:lnTo>
                                      <a:lnTo>
                                        <a:pt x="87" y="134"/>
                                      </a:lnTo>
                                      <a:lnTo>
                                        <a:pt x="77" y="187"/>
                                      </a:lnTo>
                                      <a:lnTo>
                                        <a:pt x="58" y="215"/>
                                      </a:lnTo>
                                      <a:lnTo>
                                        <a:pt x="32" y="218"/>
                                      </a:lnTo>
                                      <a:lnTo>
                                        <a:pt x="12" y="190"/>
                                      </a:lnTo>
                                      <a:lnTo>
                                        <a:pt x="11" y="162"/>
                                      </a:lnTo>
                                      <a:lnTo>
                                        <a:pt x="6" y="130"/>
                                      </a:lnTo>
                                      <a:lnTo>
                                        <a:pt x="21" y="65"/>
                                      </a:lnTo>
                                      <a:lnTo>
                                        <a:pt x="13" y="92"/>
                                      </a:lnTo>
                                      <a:lnTo>
                                        <a:pt x="35" y="45"/>
                                      </a:lnTo>
                                      <a:lnTo>
                                        <a:pt x="66" y="12"/>
                                      </a:lnTo>
                                      <a:lnTo>
                                        <a:pt x="84" y="7"/>
                                      </a:lnTo>
                                      <a:lnTo>
                                        <a:pt x="11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28" name="Freeform 10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622" y="2194"/>
                                  <a:ext cx="112" cy="221"/>
                                </a:xfrm>
                                <a:custGeom>
                                  <a:avLst/>
                                  <a:gdLst>
                                    <a:gd name="T0" fmla="*/ 0 w 112"/>
                                    <a:gd name="T1" fmla="*/ 2 h 221"/>
                                    <a:gd name="T2" fmla="*/ 15 w 112"/>
                                    <a:gd name="T3" fmla="*/ 0 h 221"/>
                                    <a:gd name="T4" fmla="*/ 24 w 112"/>
                                    <a:gd name="T5" fmla="*/ 5 h 221"/>
                                    <a:gd name="T6" fmla="*/ 49 w 112"/>
                                    <a:gd name="T7" fmla="*/ 14 h 221"/>
                                    <a:gd name="T8" fmla="*/ 73 w 112"/>
                                    <a:gd name="T9" fmla="*/ 50 h 221"/>
                                    <a:gd name="T10" fmla="*/ 90 w 112"/>
                                    <a:gd name="T11" fmla="*/ 84 h 221"/>
                                    <a:gd name="T12" fmla="*/ 95 w 112"/>
                                    <a:gd name="T13" fmla="*/ 130 h 221"/>
                                    <a:gd name="T14" fmla="*/ 92 w 112"/>
                                    <a:gd name="T15" fmla="*/ 166 h 221"/>
                                    <a:gd name="T16" fmla="*/ 84 w 112"/>
                                    <a:gd name="T17" fmla="*/ 209 h 221"/>
                                    <a:gd name="T18" fmla="*/ 60 w 112"/>
                                    <a:gd name="T19" fmla="*/ 221 h 221"/>
                                    <a:gd name="T20" fmla="*/ 32 w 112"/>
                                    <a:gd name="T21" fmla="*/ 209 h 221"/>
                                    <a:gd name="T22" fmla="*/ 23 w 112"/>
                                    <a:gd name="T23" fmla="*/ 173 h 221"/>
                                    <a:gd name="T24" fmla="*/ 17 w 112"/>
                                    <a:gd name="T25" fmla="*/ 137 h 221"/>
                                    <a:gd name="T26" fmla="*/ 20 w 112"/>
                                    <a:gd name="T27" fmla="*/ 106 h 221"/>
                                    <a:gd name="T28" fmla="*/ 29 w 112"/>
                                    <a:gd name="T29" fmla="*/ 72 h 221"/>
                                    <a:gd name="T30" fmla="*/ 45 w 112"/>
                                    <a:gd name="T31" fmla="*/ 51 h 221"/>
                                    <a:gd name="T32" fmla="*/ 63 w 112"/>
                                    <a:gd name="T33" fmla="*/ 31 h 221"/>
                                    <a:gd name="T34" fmla="*/ 77 w 112"/>
                                    <a:gd name="T35" fmla="*/ 16 h 221"/>
                                    <a:gd name="T36" fmla="*/ 92 w 112"/>
                                    <a:gd name="T37" fmla="*/ 7 h 221"/>
                                    <a:gd name="T38" fmla="*/ 112 w 112"/>
                                    <a:gd name="T39" fmla="*/ 2 h 2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12" h="221">
                                      <a:moveTo>
                                        <a:pt x="0" y="2"/>
                                      </a:moveTo>
                                      <a:lnTo>
                                        <a:pt x="15" y="0"/>
                                      </a:lnTo>
                                      <a:lnTo>
                                        <a:pt x="24" y="5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73" y="50"/>
                                      </a:lnTo>
                                      <a:lnTo>
                                        <a:pt x="90" y="84"/>
                                      </a:lnTo>
                                      <a:lnTo>
                                        <a:pt x="95" y="130"/>
                                      </a:lnTo>
                                      <a:lnTo>
                                        <a:pt x="92" y="166"/>
                                      </a:lnTo>
                                      <a:lnTo>
                                        <a:pt x="84" y="209"/>
                                      </a:lnTo>
                                      <a:lnTo>
                                        <a:pt x="60" y="221"/>
                                      </a:lnTo>
                                      <a:lnTo>
                                        <a:pt x="32" y="209"/>
                                      </a:lnTo>
                                      <a:lnTo>
                                        <a:pt x="23" y="173"/>
                                      </a:lnTo>
                                      <a:lnTo>
                                        <a:pt x="17" y="137"/>
                                      </a:lnTo>
                                      <a:lnTo>
                                        <a:pt x="20" y="106"/>
                                      </a:lnTo>
                                      <a:lnTo>
                                        <a:pt x="29" y="72"/>
                                      </a:lnTo>
                                      <a:lnTo>
                                        <a:pt x="45" y="51"/>
                                      </a:lnTo>
                                      <a:lnTo>
                                        <a:pt x="63" y="31"/>
                                      </a:lnTo>
                                      <a:lnTo>
                                        <a:pt x="77" y="16"/>
                                      </a:lnTo>
                                      <a:lnTo>
                                        <a:pt x="92" y="7"/>
                                      </a:lnTo>
                                      <a:lnTo>
                                        <a:pt x="112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29" name="Freeform 10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32" y="2194"/>
                                  <a:ext cx="117" cy="218"/>
                                </a:xfrm>
                                <a:custGeom>
                                  <a:avLst/>
                                  <a:gdLst>
                                    <a:gd name="T0" fmla="*/ 0 w 117"/>
                                    <a:gd name="T1" fmla="*/ 2 h 218"/>
                                    <a:gd name="T2" fmla="*/ 25 w 117"/>
                                    <a:gd name="T3" fmla="*/ 7 h 218"/>
                                    <a:gd name="T4" fmla="*/ 56 w 117"/>
                                    <a:gd name="T5" fmla="*/ 22 h 218"/>
                                    <a:gd name="T6" fmla="*/ 83 w 117"/>
                                    <a:gd name="T7" fmla="*/ 67 h 218"/>
                                    <a:gd name="T8" fmla="*/ 91 w 117"/>
                                    <a:gd name="T9" fmla="*/ 97 h 218"/>
                                    <a:gd name="T10" fmla="*/ 97 w 117"/>
                                    <a:gd name="T11" fmla="*/ 134 h 218"/>
                                    <a:gd name="T12" fmla="*/ 97 w 117"/>
                                    <a:gd name="T13" fmla="*/ 166 h 218"/>
                                    <a:gd name="T14" fmla="*/ 92 w 117"/>
                                    <a:gd name="T15" fmla="*/ 197 h 218"/>
                                    <a:gd name="T16" fmla="*/ 78 w 117"/>
                                    <a:gd name="T17" fmla="*/ 218 h 218"/>
                                    <a:gd name="T18" fmla="*/ 54 w 117"/>
                                    <a:gd name="T19" fmla="*/ 215 h 218"/>
                                    <a:gd name="T20" fmla="*/ 37 w 117"/>
                                    <a:gd name="T21" fmla="*/ 204 h 218"/>
                                    <a:gd name="T22" fmla="*/ 28 w 117"/>
                                    <a:gd name="T23" fmla="*/ 173 h 218"/>
                                    <a:gd name="T24" fmla="*/ 23 w 117"/>
                                    <a:gd name="T25" fmla="*/ 137 h 218"/>
                                    <a:gd name="T26" fmla="*/ 23 w 117"/>
                                    <a:gd name="T27" fmla="*/ 108 h 218"/>
                                    <a:gd name="T28" fmla="*/ 25 w 117"/>
                                    <a:gd name="T29" fmla="*/ 89 h 218"/>
                                    <a:gd name="T30" fmla="*/ 37 w 117"/>
                                    <a:gd name="T31" fmla="*/ 60 h 218"/>
                                    <a:gd name="T32" fmla="*/ 54 w 117"/>
                                    <a:gd name="T33" fmla="*/ 36 h 218"/>
                                    <a:gd name="T34" fmla="*/ 62 w 117"/>
                                    <a:gd name="T35" fmla="*/ 32 h 218"/>
                                    <a:gd name="T36" fmla="*/ 76 w 117"/>
                                    <a:gd name="T37" fmla="*/ 12 h 218"/>
                                    <a:gd name="T38" fmla="*/ 90 w 117"/>
                                    <a:gd name="T39" fmla="*/ 5 h 218"/>
                                    <a:gd name="T40" fmla="*/ 117 w 117"/>
                                    <a:gd name="T41" fmla="*/ 0 h 2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117" h="218">
                                      <a:moveTo>
                                        <a:pt x="0" y="2"/>
                                      </a:moveTo>
                                      <a:lnTo>
                                        <a:pt x="25" y="7"/>
                                      </a:lnTo>
                                      <a:lnTo>
                                        <a:pt x="56" y="22"/>
                                      </a:lnTo>
                                      <a:lnTo>
                                        <a:pt x="83" y="67"/>
                                      </a:lnTo>
                                      <a:lnTo>
                                        <a:pt x="91" y="97"/>
                                      </a:lnTo>
                                      <a:lnTo>
                                        <a:pt x="97" y="134"/>
                                      </a:lnTo>
                                      <a:lnTo>
                                        <a:pt x="97" y="166"/>
                                      </a:lnTo>
                                      <a:lnTo>
                                        <a:pt x="92" y="197"/>
                                      </a:lnTo>
                                      <a:lnTo>
                                        <a:pt x="78" y="218"/>
                                      </a:lnTo>
                                      <a:lnTo>
                                        <a:pt x="54" y="215"/>
                                      </a:lnTo>
                                      <a:lnTo>
                                        <a:pt x="37" y="204"/>
                                      </a:lnTo>
                                      <a:lnTo>
                                        <a:pt x="28" y="173"/>
                                      </a:lnTo>
                                      <a:lnTo>
                                        <a:pt x="23" y="137"/>
                                      </a:lnTo>
                                      <a:lnTo>
                                        <a:pt x="23" y="108"/>
                                      </a:lnTo>
                                      <a:lnTo>
                                        <a:pt x="25" y="89"/>
                                      </a:lnTo>
                                      <a:lnTo>
                                        <a:pt x="37" y="60"/>
                                      </a:lnTo>
                                      <a:lnTo>
                                        <a:pt x="54" y="36"/>
                                      </a:lnTo>
                                      <a:lnTo>
                                        <a:pt x="62" y="32"/>
                                      </a:lnTo>
                                      <a:lnTo>
                                        <a:pt x="76" y="12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11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30" name="Freeform 10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954" y="2193"/>
                                  <a:ext cx="72" cy="111"/>
                                </a:xfrm>
                                <a:custGeom>
                                  <a:avLst/>
                                  <a:gdLst>
                                    <a:gd name="T0" fmla="*/ 0 w 72"/>
                                    <a:gd name="T1" fmla="*/ 0 h 111"/>
                                    <a:gd name="T2" fmla="*/ 14 w 72"/>
                                    <a:gd name="T3" fmla="*/ 6 h 111"/>
                                    <a:gd name="T4" fmla="*/ 35 w 72"/>
                                    <a:gd name="T5" fmla="*/ 19 h 111"/>
                                    <a:gd name="T6" fmla="*/ 46 w 72"/>
                                    <a:gd name="T7" fmla="*/ 30 h 111"/>
                                    <a:gd name="T8" fmla="*/ 64 w 72"/>
                                    <a:gd name="T9" fmla="*/ 67 h 111"/>
                                    <a:gd name="T10" fmla="*/ 72 w 72"/>
                                    <a:gd name="T11" fmla="*/ 111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2" h="111">
                                      <a:moveTo>
                                        <a:pt x="0" y="0"/>
                                      </a:moveTo>
                                      <a:lnTo>
                                        <a:pt x="14" y="6"/>
                                      </a:lnTo>
                                      <a:lnTo>
                                        <a:pt x="35" y="19"/>
                                      </a:lnTo>
                                      <a:lnTo>
                                        <a:pt x="46" y="30"/>
                                      </a:lnTo>
                                      <a:lnTo>
                                        <a:pt x="64" y="67"/>
                                      </a:lnTo>
                                      <a:lnTo>
                                        <a:pt x="72" y="111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31" name="Freeform 10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450" y="2199"/>
                                  <a:ext cx="58" cy="105"/>
                                </a:xfrm>
                                <a:custGeom>
                                  <a:avLst/>
                                  <a:gdLst>
                                    <a:gd name="T0" fmla="*/ 58 w 58"/>
                                    <a:gd name="T1" fmla="*/ 0 h 105"/>
                                    <a:gd name="T2" fmla="*/ 45 w 58"/>
                                    <a:gd name="T3" fmla="*/ 9 h 105"/>
                                    <a:gd name="T4" fmla="*/ 28 w 58"/>
                                    <a:gd name="T5" fmla="*/ 29 h 105"/>
                                    <a:gd name="T6" fmla="*/ 16 w 58"/>
                                    <a:gd name="T7" fmla="*/ 58 h 105"/>
                                    <a:gd name="T8" fmla="*/ 0 w 58"/>
                                    <a:gd name="T9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8" h="105">
                                      <a:moveTo>
                                        <a:pt x="58" y="0"/>
                                      </a:moveTo>
                                      <a:lnTo>
                                        <a:pt x="45" y="9"/>
                                      </a:lnTo>
                                      <a:lnTo>
                                        <a:pt x="28" y="29"/>
                                      </a:lnTo>
                                      <a:lnTo>
                                        <a:pt x="16" y="58"/>
                                      </a:lnTo>
                                      <a:lnTo>
                                        <a:pt x="0" y="10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432" name="Group 101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912" y="10080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433" name="Rectangle 10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34" name="Text Box 10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4"/>
                                    </w:pPr>
                                    <w:r>
                                      <w:t>1 H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435" name="Group 1015"/>
                          <wpg:cNvGrpSpPr>
                            <a:grpSpLocks/>
                          </wpg:cNvGrpSpPr>
                          <wpg:grpSpPr bwMode="auto">
                            <a:xfrm>
                              <a:off x="9360" y="8352"/>
                              <a:ext cx="1296" cy="1152"/>
                              <a:chOff x="10368" y="9216"/>
                              <a:chExt cx="1296" cy="1152"/>
                            </a:xfrm>
                          </wpg:grpSpPr>
                          <wpg:grpSp>
                            <wpg:cNvPr id="193436" name="Group 101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512" y="9360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437" name="Rectangle 10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38" name="Text Box 10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4"/>
                                    </w:pPr>
                                    <w:r>
                                      <w:t>0.04F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439" name="Group 10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368" y="9216"/>
                                <a:ext cx="289" cy="1152"/>
                                <a:chOff x="9216" y="3744"/>
                                <a:chExt cx="289" cy="1152"/>
                              </a:xfrm>
                            </wpg:grpSpPr>
                            <wps:wsp>
                              <wps:cNvPr id="193440" name="Line 1020"/>
                              <wps:cNvCnPr/>
                              <wps:spPr bwMode="auto">
                                <a:xfrm rot="5400000">
                                  <a:off x="8785" y="432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441" name="Group 102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16" y="4031"/>
                                  <a:ext cx="289" cy="576"/>
                                  <a:chOff x="9216" y="4031"/>
                                  <a:chExt cx="289" cy="576"/>
                                </a:xfrm>
                              </wpg:grpSpPr>
                              <wps:wsp>
                                <wps:cNvPr id="193442" name="Rectangle 1022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9217" y="4176"/>
                                    <a:ext cx="288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43" name="Line 1023"/>
                                <wps:cNvCnPr/>
                                <wps:spPr bwMode="auto">
                                  <a:xfrm rot="5400000" flipV="1">
                                    <a:off x="9359" y="4138"/>
                                    <a:ext cx="1" cy="2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lg" len="sm"/>
                                    <a:tailEnd type="none" w="lg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444" name="Freeform 1024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9236" y="4155"/>
                                    <a:ext cx="250" cy="1"/>
                                  </a:xfrm>
                                  <a:custGeom>
                                    <a:avLst/>
                                    <a:gdLst>
                                      <a:gd name="T0" fmla="*/ 0 w 250"/>
                                      <a:gd name="T1" fmla="*/ 0 h 1"/>
                                      <a:gd name="T2" fmla="*/ 250 w 25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250" h="1">
                                        <a:moveTo>
                                          <a:pt x="0" y="0"/>
                                        </a:moveTo>
                                        <a:lnTo>
                                          <a:pt x="25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45" name="Freeform 1025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9228" y="4473"/>
                                    <a:ext cx="266" cy="1"/>
                                  </a:xfrm>
                                  <a:custGeom>
                                    <a:avLst/>
                                    <a:gdLst>
                                      <a:gd name="T0" fmla="*/ 0 w 266"/>
                                      <a:gd name="T1" fmla="*/ 0 h 1"/>
                                      <a:gd name="T2" fmla="*/ 266 w 266"/>
                                      <a:gd name="T3" fmla="*/ 1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266" h="1">
                                        <a:moveTo>
                                          <a:pt x="0" y="0"/>
                                        </a:moveTo>
                                        <a:lnTo>
                                          <a:pt x="266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46" name="Arc 1026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9216" y="4334"/>
                                    <a:ext cx="288" cy="8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47 w 43200"/>
                                      <a:gd name="T1" fmla="*/ 23026 h 23026"/>
                                      <a:gd name="T2" fmla="*/ 43200 w 43200"/>
                                      <a:gd name="T3" fmla="*/ 21600 h 23026"/>
                                      <a:gd name="T4" fmla="*/ 21600 w 43200"/>
                                      <a:gd name="T5" fmla="*/ 21600 h 230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23026" fill="none" extrusionOk="0">
                                        <a:moveTo>
                                          <a:pt x="47" y="23025"/>
                                        </a:moveTo>
                                        <a:cubicBezTo>
                                          <a:pt x="15" y="22551"/>
                                          <a:pt x="0" y="220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-1"/>
                                          <a:pt x="43199" y="9670"/>
                                          <a:pt x="43200" y="21599"/>
                                        </a:cubicBezTo>
                                      </a:path>
                                      <a:path w="43200" h="23026" stroke="0" extrusionOk="0">
                                        <a:moveTo>
                                          <a:pt x="47" y="23025"/>
                                        </a:moveTo>
                                        <a:cubicBezTo>
                                          <a:pt x="15" y="22551"/>
                                          <a:pt x="0" y="220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-1"/>
                                          <a:pt x="43199" y="9670"/>
                                          <a:pt x="43200" y="21599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447" name="Group 1027"/>
                          <wpg:cNvGrpSpPr>
                            <a:grpSpLocks/>
                          </wpg:cNvGrpSpPr>
                          <wpg:grpSpPr bwMode="auto">
                            <a:xfrm>
                              <a:off x="6480" y="8352"/>
                              <a:ext cx="1296" cy="1152"/>
                              <a:chOff x="6480" y="8352"/>
                              <a:chExt cx="1296" cy="1152"/>
                            </a:xfrm>
                          </wpg:grpSpPr>
                          <wps:wsp>
                            <wps:cNvPr id="193448" name="Rectangle 10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80" y="8712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3449" name="Group 10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6912" y="8712"/>
                                <a:ext cx="864" cy="576"/>
                                <a:chOff x="1728" y="2160"/>
                                <a:chExt cx="864" cy="576"/>
                              </a:xfrm>
                            </wpg:grpSpPr>
                            <wps:wsp>
                              <wps:cNvPr id="193450" name="Rectangle 10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8" y="2160"/>
                                  <a:ext cx="864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39966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51" name="Text Box 10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2232"/>
                                  <a:ext cx="692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5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  <w:szCs w:val="22"/>
                                      </w:rPr>
                                      <w:t>12V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452" name="Group 10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80" y="8352"/>
                                <a:ext cx="576" cy="1152"/>
                                <a:chOff x="2448" y="2016"/>
                                <a:chExt cx="576" cy="1152"/>
                              </a:xfrm>
                            </wpg:grpSpPr>
                            <wps:wsp>
                              <wps:cNvPr id="193453" name="Line 1033"/>
                              <wps:cNvCnPr/>
                              <wps:spPr bwMode="auto">
                                <a:xfrm>
                                  <a:off x="2736" y="2016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454" name="Group 10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48" y="2302"/>
                                  <a:ext cx="576" cy="578"/>
                                  <a:chOff x="2448" y="2302"/>
                                  <a:chExt cx="576" cy="578"/>
                                </a:xfrm>
                              </wpg:grpSpPr>
                              <wps:wsp>
                                <wps:cNvPr id="193455" name="Rectangle 10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30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3456" name="Group 10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30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3457" name="Line 1037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3458" name="Oval 10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459" name="Line 1039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3460" name="Text Box 10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48" y="2016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C2462D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2D"/>
                                    </w:r>
                                  </w:p>
                                  <w:p w:rsidR="007265C8" w:rsidRDefault="007265C8" w:rsidP="00C2462D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461" name="Group 1041"/>
                          <wpg:cNvGrpSpPr>
                            <a:grpSpLocks/>
                          </wpg:cNvGrpSpPr>
                          <wpg:grpSpPr bwMode="auto">
                            <a:xfrm>
                              <a:off x="6912" y="7632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462" name="Group 10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463" name="Rectangle 10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64" name="Text Box 104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C2462D">
                                    <w:pPr>
                                      <w:pStyle w:val="4"/>
                                    </w:pPr>
                                    <w:r>
                                      <w:t xml:space="preserve">6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465" name="Group 10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466" name="Line 1046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467" name="Group 10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468" name="Rectangle 10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69" name="Freeform 10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3470" name="Text Box 10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76" y="9504"/>
                              <a:ext cx="72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C2462D">
                                <w:pPr>
                                  <w:pStyle w:val="4"/>
                                </w:pPr>
                                <w:r>
                                  <w:t>(b)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471" name="Text Box 105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28" y="8283"/>
                              <a:ext cx="720" cy="12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</w:pPr>
                                <w:r>
                                  <w:t>+</w:t>
                                </w:r>
                              </w:p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</w:pPr>
                                <w:proofErr w:type="gramStart"/>
                                <w:r>
                                  <w:t>v</w:t>
                                </w:r>
                                <w:proofErr w:type="gramEnd"/>
                              </w:p>
                              <w:p w:rsidR="007265C8" w:rsidRDefault="007265C8" w:rsidP="00C2462D">
                                <w:pPr>
                                  <w:pStyle w:val="5"/>
                                  <w:spacing w:line="360" w:lineRule="auto"/>
                                  <w:jc w:val="left"/>
                                  <w:rPr>
                                    <w:vertAlign w:val="subscript"/>
                                  </w:rPr>
                                </w:pPr>
                                <w:r>
                                  <w:sym w:font="Symbol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472" name="Line 1052"/>
                          <wps:cNvCnPr/>
                          <wps:spPr bwMode="auto">
                            <a:xfrm>
                              <a:off x="7920" y="8352"/>
                              <a:ext cx="2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374" o:spid="_x0000_s1632" style="position:absolute;margin-left:14.4pt;margin-top:8.7pt;width:417.6pt;height:115.2pt;z-index:251715584" coordorigin="2016,7632" coordsize="8352,2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" o:allowincell="f">
                <v:group id="Group 955" o:spid="_x0000_s1633" style="position:absolute;left:2016;top:7632;width:3888;height:2304" coordorigin="2592,7488" coordsize="3888,2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f2XfFAAAA3wAA&#10;AA8AAAAAAAAAAAAAAAAAqgIAAGRycy9kb3ducmV2LnhtbFBLBQYAAAAABAAEAPoAAACcAwAAAAA=&#10;">
                  <v:shape id="Freeform 956" o:spid="_x0000_s1634" style="position:absolute;left:2880;top:8208;width:3024;height:1152;visibility:visible;mso-wrap-style:square;v-text-anchor:top" coordsize="3024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e1d8UA&#10;AADfAAAADwAAAGRycy9kb3ducmV2LnhtbERP3WrCMBS+H/gO4Qi7GZpqoW6dUdRNlN2MqQ9waM6a&#10;suakNplWn34RBl5+fP/TeWdrcaLWV44VjIYJCOLC6YpLBYf9evAMwgdkjbVjUnAhD/NZ72GKuXZn&#10;/qLTLpQihrDPUYEJocml9IUhi37oGuLIfbvWYoiwLaVu8RzDbS3HSZJJixXHBoMNrQwVP7tfqwDf&#10;R/WTWaabjVkcMvf58Xac8FWpx363eAURqAt38b97q+P8lzSdZHD7EwH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17V3xQAAAN8AAAAPAAAAAAAAAAAAAAAAAJgCAABkcnMv&#10;ZG93bnJldi54bWxQSwUGAAAAAAQABAD1AAAAigMAAAAA&#10;" path="m3024,l,,,1152r3024,e" filled="f">
                    <v:stroke startarrow="oval" endarrow="oval"/>
                    <v:path arrowok="t" o:connecttype="custom" o:connectlocs="3024,0;0,0;0,1152;3024,1152" o:connectangles="0,0,0,0"/>
                  </v:shape>
                  <v:group id="Group 957" o:spid="_x0000_s1635" style="position:absolute;left:3744;top:7488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YHim8UAAADfAAAADwAAAGRycy9kb3ducmV2LnhtbERPy2rCQBTdF/yH4Qrd&#10;1UkMrRodRaSWLkTwAeLukrkmwcydkBmT+PedQqHLw3kvVr2pREuNKy0riEcRCOLM6pJzBefT9m0K&#10;wnlkjZVlUvAkB6vl4GWBqbYdH6g9+lyEEHYpKii8r1MpXVaQQTeyNXHgbrYx6ANscqkb7EK4qeQ4&#10;ij6kwZJDQ4E1bQrK7seHUfDVYbdO4s92d79tntfT+/6yi0mp12G/noPw1Pt/8Z/7W4f5sySZTOD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2B4pvFAAAA3wAA&#10;AA8AAAAAAAAAAAAAAAAAqgIAAGRycy9kb3ducmV2LnhtbFBLBQYAAAAABAAEAPoAAACcAwAAAAA=&#10;">
                    <v:group id="Group 958" o:spid="_x0000_s1636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wedunFAAAA3wAA&#10;AA8AAAAAAAAAAAAAAAAAqgIAAGRycy9kb3ducmV2LnhtbFBLBQYAAAAABAAEAPoAAACcAwAAAAA=&#10;">
                      <v:rect id="Rectangle 959" o:spid="_x0000_s1637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G09sYA&#10;AADfAAAADwAAAGRycy9kb3ducmV2LnhtbERPW2vCMBR+F/wP4Qh709TJVu2MIrsxtod5hT0em2Nb&#10;bE66JNP675fBwMeP7z6dt6YWJ3K+sqxgOEhAEOdWV1wo2G5e+mMQPiBrrC2Tggt5mM+6nSlm2p55&#10;Rad1KEQMYZ+hgjKEJpPS5yUZ9APbEEfuYJ3BEKErpHZ4juGmlrdJci8NVhwbSmzosaT8uP4xCt6f&#10;7syne31ehXTZpLvq6+P7cNkrddNrFw8gArXhKv53v+k4fzIapRP4+xMB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G09sYAAADfAAAADwAAAAAAAAAAAAAAAACYAgAAZHJz&#10;L2Rvd25yZXYueG1sUEsFBgAAAAAEAAQA9QAAAIsDAAAAAA==&#10;" filled="f" stroked="f" strokecolor="#f60"/>
                      <v:shape id="Text Box 960" o:spid="_x0000_s1638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JUesMA&#10;AADfAAAADwAAAGRycy9kb3ducmV2LnhtbERPTWvCQBC9F/wPywi91Y0GSoyuIoLQ9tZU0OOQHZNg&#10;djbsbjX213cOhR4f73u9HV2vbhRi59nAfJaBIq697bgxcPw6vBSgYkK22HsmAw+KsN1MntZYWn/n&#10;T7pVqVESwrFEA21KQ6l1rFtyGGd+IBbu4oPDJDA02ga8S7jr9SLLXrXDjqWhxYH2LdXX6tsZ2P3k&#10;MVTvy2L+wefFaTylx+GSjHmejrsVqERj+hf/ud+szF/meSEP5I8A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JUe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C2462D">
                              <w:pPr>
                                <w:pStyle w:val="4"/>
                              </w:pPr>
                              <w:r>
                                <w:t xml:space="preserve">6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961" o:spid="_x0000_s1639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PGvU8QAAADfAAAA&#10;DwAAAAAAAAAAAAAAAACqAgAAZHJzL2Rvd25yZXYueG1sUEsFBgAAAAAEAAQA+gAAAJsDAAAAAA==&#10;">
                      <v:line id="Line 962" o:spid="_x0000_s1640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dS28YAAADfAAAADwAAAGRycy9kb3ducmV2LnhtbERPXUvDMBR9F/wP4Qq+2dQVyqzLxnAM&#10;tj0MNwV9vGuubbW5KUlsu39vBgMfD+d7thhNK3pyvrGs4DFJQRCXVjdcKXh/Wz9MQfiArLG1TArO&#10;5GExv72ZYaHtwAfqj6ESMYR9gQrqELpCSl/WZNAntiOO3Jd1BkOErpLa4RDDTSsnaZpLgw3Hhho7&#10;eqmp/Dn+GgX77DXvl9vdZvzY5qdydTh9fg9Oqfu7cfkMItAY/sVX90bH+U9ZNp3A5U8E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3UtvGAAAA3wAAAA8AAAAAAAAA&#10;AAAAAAAAoQIAAGRycy9kb3ducmV2LnhtbFBLBQYAAAAABAAEAPkAAACUAwAAAAA=&#10;"/>
                      <v:group id="Group 963" o:spid="_x0000_s1641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2+Uv8QAAADfAAAA&#10;DwAAAAAAAAAAAAAAAACqAgAAZHJzL2Rvd25yZXYueG1sUEsFBgAAAAAEAAQA+gAAAJsDAAAAAA==&#10;">
                        <v:rect id="Rectangle 964" o:spid="_x0000_s1642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y778MA&#10;AADfAAAADwAAAGRycy9kb3ducmV2LnhtbERPzU4CMRC+m/gOzZhwgy6uKK4UYogSD3AQfYDJdthu&#10;2M5s2grL21sSE49fvv/FavCdOlGIrbCB6aQARVyLbbkx8P31Pp6DignZYidMBi4UYbW8vVlgZeXM&#10;n3Tap0blEI4VGnAp9ZXWsXbkMU6kJ87cQYLHlGFotA14zuG+0/dF8ag9tpwbHPa0dlQf9z/ewJNc&#10;yt1wKKZBtsdNI1Zm7k2MGd0Nry+gEg3pX/zn/rB5/nNZzh/g+icD0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y778MAAADfAAAADwAAAAAAAAAAAAAAAACYAgAAZHJzL2Rv&#10;d25yZXYueG1sUEsFBgAAAAAEAAQA9QAAAIgDAAAAAA==&#10;" stroked="f" strokecolor="lime"/>
                        <v:shape id="Freeform 965" o:spid="_x0000_s1643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H9NMUA&#10;AADfAAAADwAAAGRycy9kb3ducmV2LnhtbERPXUsCQRR9D/wPwxV8y1mVwjZHEUEwiKRVqMfLzm13&#10;c+fOMnPVrV/fBEGPh/O9WPWuVRcKsfFsYDLOQBGX3jZcGTgetrdzUFGQLbaeycAXRVgtBzcLzK2/&#10;8itdCqlUCuGYo4FapMu1jmVNDuPYd8SJ+/DBoSQYKm0DXlO4a/U0y+61w4ZTQ40dbWoqT8XZGZgW&#10;3+7p+NnsRd4m533Y7g7PL+/GjIb9+hGUUC//4j/3zqb5D7PZ/A5+/yQAe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f00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966" o:spid="_x0000_s1644" style="position:absolute;left:2736;top:8208;width:1296;height:1152" coordorigin="7200,2016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xg3J8QAAADfAAAA&#10;DwAAAAAAAAAAAAAAAACqAgAAZHJzL2Rvd25yZXYueG1sUEsFBgAAAAAEAAQA+gAAAJsDAAAAAA==&#10;">
                    <v:group id="Group 967" o:spid="_x0000_s1645" style="position:absolute;left:7200;top:2016;width:288;height:1152" coordorigin="6335,2160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FSSvMUAAADfAAAADwAAAGRycy9kb3ducmV2LnhtbERPy2rCQBTdF/yH4Qrd&#10;1UkMrRodRaSWLkTwAeLukrkmwcydkBmT+PedQqHLw3kvVr2pREuNKy0riEcRCOLM6pJzBefT9m0K&#10;wnlkjZVlUvAkB6vl4GWBqbYdH6g9+lyEEHYpKii8r1MpXVaQQTeyNXHgbrYx6ANscqkb7EK4qeQ4&#10;ij6kwZJDQ4E1bQrK7seHUfDVYbdO4s92d79tntfT+/6yi0mp12G/noPw1Pt/8Z/7W4f5sySZTuD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UkrzFAAAA3wAA&#10;AA8AAAAAAAAAAAAAAAAAqgIAAGRycy9kb3ducmV2LnhtbFBLBQYAAAAABAAEAPoAAACcAwAAAAA=&#10;">
                      <v:line id="Line 968" o:spid="_x0000_s1646" style="position:absolute;rotation:90;visibility:visible;mso-wrap-style:square" from="5904,2736" to="7056,2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0WfsQAAADfAAAADwAAAGRycy9kb3ducmV2LnhtbERPTWvCQBC9F/wPyxR6q5sqlBhdRaS1&#10;9eBBLRRvY3ZMgtnZsLvV9N87h0KPj/c9W/SuVVcKsfFs4GWYgSIuvW24MvB1eH/OQcWEbLH1TAZ+&#10;KcJiPniYYWH9jXd03adKSQjHAg3UKXWF1rGsyWEc+o5YuLMPDpPAUGkb8CbhrtWjLHvVDhuWhho7&#10;WtVUXvY/zoDbbtbboxt9vH3n6E/r8zIFqox5euyXU1CJ+vQv/nN/Wpk/GY9zGSx/BICe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bRZ+xAAAAN8AAAAPAAAAAAAAAAAA&#10;AAAAAKECAABkcnMvZG93bnJldi54bWxQSwUGAAAAAAQABAD5AAAAkgMAAAAA&#10;"/>
                      <v:group id="Group 969" o:spid="_x0000_s1647" style="position:absolute;left:6335;top:2515;width:288;height:432" coordorigin="6335,2515" coordsize="288,4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aHo1XFAAAA3wAA&#10;AA8AAAAAAAAAAAAAAAAAqgIAAGRycy9kb3ducmV2LnhtbFBLBQYAAAAABAAEAPoAAACcAwAAAAA=&#10;">
                        <v:rect id="Rectangle 970" o:spid="_x0000_s1648" style="position:absolute;left:6263;top:2587;width:432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GT1sIA&#10;AADfAAAADwAAAGRycy9kb3ducmV2LnhtbERPTUvDQBC9C/6HZQq92U0MSBu7LUEp9Wr1UG9jdpqE&#10;ZGfD7jaN/945CB4f73u7n92gJgqx82wgX2WgiGtvO24MfH4cHtagYkK2OHgmAz8UYb+7v9tiaf2N&#10;32k6pUZJCMcSDbQpjaXWsW7JYVz5kVi4iw8Ok8DQaBvwJuFu0I9Z9qQddiwNLY700lLdn67OQHj1&#10;1VR998X6bIdznzfFV45HY5aLuXoGlWhO/+I/95uV+Zui2MgD+SMA9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QZPWwgAAAN8AAAAPAAAAAAAAAAAAAAAAAJgCAABkcnMvZG93&#10;bnJldi54bWxQSwUGAAAAAAQABAD1AAAAhwMAAAAA&#10;" stroked="f" strokecolor="lime"/>
                        <v:shape id="Freeform 971" o:spid="_x0000_s1649" style="position:absolute;left:6267;top:2616;width:426;height:226;rotation:90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j8v8YA&#10;AADfAAAADwAAAGRycy9kb3ducmV2LnhtbERPz2vCMBS+D/Y/hDfwMjTVsqHVKKNM3GEXqyLeHs1b&#10;U2xeuiZq998vA2HHj+/3YtXbRlyp87VjBeNRAoK4dLrmSsF+tx5OQfiArLFxTAp+yMNq+fiwwEy7&#10;G2/pWoRKxBD2GSowIbSZlL40ZNGPXEscuS/XWQwRdpXUHd5iuG3kJElepcWaY4PBlnJD5bm4WAXb&#10;51Mw6Wf+vdHF+yTvj6fz9PCi1OCpf5uDCNSHf/Hd/aHj/Fmazsbw9ycC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kj8v8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  <v:group id="Group 972" o:spid="_x0000_s1650" style="position:absolute;left:7344;top:2304;width:1152;height:576" coordorigin="8928,8208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fqn+cQAAADfAAAA&#10;DwAAAAAAAAAAAAAAAACqAgAAZHJzL2Rvd25yZXYueG1sUEsFBgAAAAAEAAQA+gAAAJsDAAAAAA==&#10;">
                      <v:shape id="Text Box 973" o:spid="_x0000_s1651" type="#_x0000_t202" style="position:absolute;left:9029;top:8280;width:1051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XKNsMA&#10;AADfAAAADwAAAGRycy9kb3ducmV2LnhtbERPW2vCMBR+H/gfwhF8m4nrJrYzikyEPW14Bd8OzbEt&#10;a05KE23992Yw2OPHd58ve1uLG7W+cqxhMlYgiHNnKi40HPab5xkIH5AN1o5Jw508LBeDpzlmxnW8&#10;pdsuFCKGsM9QQxlCk0np85Is+rFriCN3ca3FEGFbSNNiF8NtLV+UmkqLFceGEhv6KCn/2V2thuPX&#10;5Xx6Vd/F2r41neuVZJtKrUfDfvUOIlAf/sV/7k8T56dJkibw+ycC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XKNs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C2462D">
                              <w:pPr>
                                <w:pStyle w:val="3"/>
                              </w:pPr>
                              <w:r>
                                <w:t xml:space="preserve">1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  <v:rect id="Rectangle 974" o:spid="_x0000_s1652" style="position:absolute;left:8928;top:8208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7SCcMA&#10;AADfAAAADwAAAGRycy9kb3ducmV2LnhtbERPTWvCQBC9F/wPywi9lLpRi9TUVUQICO2lKp4n2WkS&#10;zM6G7Khpf31XEDw+3vdi1btGXagLtWcD41ECirjwtubSwGGfvb6DCoJssfFMBn4pwGo5eFpgav2V&#10;v+myk1LFEA4pGqhE2lTrUFTkMIx8Sxy5H985lAi7UtsOrzHcNXqSJDPtsObYUGFLm4qK0+7sYkk9&#10;22+/ji+9/EkuyWeeFXnWGPM87NcfoIR6eYjv7q2N8+fT6fwNbn8iAL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7SCcMAAADfAAAADwAAAAAAAAAAAAAAAACYAgAAZHJzL2Rv&#10;d25yZXYueG1sUEsFBgAAAAAEAAQA9QAAAIgDAAAAAA==&#10;" filled="f" stroked="f" strokecolor="#030"/>
                    </v:group>
                  </v:group>
                  <v:shape id="Text Box 975" o:spid="_x0000_s1653" type="#_x0000_t202" style="position:absolute;left:4032;top:9360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32cMA&#10;AADfAAAADwAAAGRycy9kb3ducmV2LnhtbERPXWvCMBR9F/wP4Qq+aeLUsXZGGRuCTxPdFPZ2aa5t&#10;sbkpTbT13y+C4OPhfC9Wna3ElRpfOtYwGSsQxJkzJecafn/WozcQPiAbrByThht5WC37vQWmxrW8&#10;o+s+5CKGsE9RQxFCnUrps4Is+rGriSN3co3FEGGTS9NgG8NtJV+UepUWS44NBdb0WVB23l+shsP3&#10;6e84U9v8y87r1nVKsk2k1sNB9/EOIlAXnuKHe2Pi/GQ6TeZw/xMB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D32cMAAADfAAAADwAAAAAAAAAAAAAAAACYAgAAZHJzL2Rv&#10;d25yZXYueG1sUEsFBgAAAAAEAAQA9QAAAIgDAAAAAA==&#10;" filled="f" stroked="f">
                    <v:textbox>
                      <w:txbxContent>
                        <w:p w:rsidR="007265C8" w:rsidRDefault="007265C8" w:rsidP="00C2462D">
                          <w:pPr>
                            <w:pStyle w:val="4"/>
                          </w:pPr>
                          <w:r>
                            <w:t>(a)</w:t>
                          </w:r>
                        </w:p>
                      </w:txbxContent>
                    </v:textbox>
                  </v:shape>
                  <v:group id="Group 976" o:spid="_x0000_s1654" style="position:absolute;left:5229;top:7488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sGh+sQAAADfAAAA&#10;DwAAAAAAAAAAAAAAAACqAgAAZHJzL2Rvd25yZXYueG1sUEsFBgAAAAAEAAQA+gAAAJsDAAAAAA==&#10;">
                    <v:rect id="Rectangle 977" o:spid="_x0000_s1655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5j5cYA&#10;AADfAAAADwAAAGRycy9kb3ducmV2LnhtbERPW2vCMBR+F/wP4Qh709TJVu2MIrsxtod5hT0em2Nb&#10;bE66JNP675fBwMeP7z6dt6YWJ3K+sqxgOEhAEOdWV1wo2G5e+mMQPiBrrC2Tggt5mM+6nSlm2p55&#10;Rad1KEQMYZ+hgjKEJpPS5yUZ9APbEEfuYJ3BEKErpHZ4juGmlrdJci8NVhwbSmzosaT8uP4xCt6f&#10;7syne31ehXTZpLvq6+P7cNkrddNrFw8gArXhKv53v+k4fzIaTVL4+xMB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35j5cYAAADfAAAADwAAAAAAAAAAAAAAAACYAgAAZHJz&#10;L2Rvd25yZXYueG1sUEsFBgAAAAAEAAQA9QAAAIsDAAAAAA==&#10;" filled="f" stroked="f" strokecolor="#f60"/>
                    <v:shape id="Text Box 978" o:spid="_x0000_s1656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3OocMA&#10;AADfAAAADwAAAGRycy9kb3ducmV2LnhtbERPTWvCQBC9F/wPywi91Y0GiomuIoLQ9tZU0OOSHZNg&#10;djbsTjX213cOhR4f73u9HX2vbhhTF8jAfJaBQqqD66gxcPw6vCxBJbbkbB8IDTwwwXYzeVrb0oU7&#10;feKt4kZJCKXSGmiZh1LrVLfobZqFAUm4S4jessDYaBftXcJ9rxdZ9qq97UgaWjvgvsX6Wn17A7uf&#10;PMXqvVjOP+i8OI0nfhwubMzzdNytQDGO/C/+c785mV/keSGD5Y8A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3OocMAAADfAAAADwAAAAAAAAAAAAAAAACYAgAAZHJzL2Rv&#10;d25yZXYueG1sUEsFBgAAAAAEAAQA9QAAAIgDAAAAAA==&#10;" filled="f" stroked="f" strokecolor="#f60">
                      <v:textbox>
                        <w:txbxContent>
                          <w:p w:rsidR="007265C8" w:rsidRDefault="007265C8" w:rsidP="00C2462D">
                            <w:pPr>
                              <w:pStyle w:val="4"/>
                              <w:jc w:val="left"/>
                            </w:pPr>
                            <w:r>
                              <w:t>12V</w:t>
                            </w:r>
                          </w:p>
                        </w:txbxContent>
                      </v:textbox>
                    </v:shape>
                  </v:group>
                  <v:shape id="Text Box 979" o:spid="_x0000_s1657" type="#_x0000_t202" style="position:absolute;left:5760;top:8139;width:720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393MIA&#10;AADfAAAADwAAAGRycy9kb3ducmV2LnhtbERPy4rCMBTdC/5DuAOz02R8Me0YRRwEV4rOA2Z3aa5t&#10;meamNNHWvzeC4PJw3vNlZytxocaXjjW8DRUI4syZknMN31+bwTsIH5ANVo5Jw5U8LBf93hxT41o+&#10;0OUYchFD2KeooQihTqX0WUEW/dDVxJE7ucZiiLDJpWmwjeG2kiOlZtJiybGhwJrWBWX/x7PV8LM7&#10;/f1O1D7/tNO6dZ2SbBOp9etLt/oAEagLT/HDvTVxfjIeJwnc/0QA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Lf3cwgAAAN8AAAAPAAAAAAAAAAAAAAAAAJgCAABkcnMvZG93&#10;bnJldi54bWxQSwUGAAAAAAQABAD1AAAAhwMAAAAA&#10;" filled="f" stroked="f">
                    <v:textbox>
                      <w:txbxContent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</w:pPr>
                          <w:r>
                            <w:t>+</w:t>
                          </w:r>
                        </w:p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</w:pPr>
                          <w:proofErr w:type="gramStart"/>
                          <w:r>
                            <w:t>v(</w:t>
                          </w:r>
                          <w:proofErr w:type="gramEnd"/>
                          <w:r>
                            <w:t>0)</w:t>
                          </w:r>
                        </w:p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r>
                            <w:sym w:font="Symbol" w:char="F02D"/>
                          </w:r>
                        </w:p>
                      </w:txbxContent>
                    </v:textbox>
                  </v:shape>
                  <v:group id="Group 980" o:spid="_x0000_s1658" style="position:absolute;left:2880;top:7920;width:1152;height:576" coordorigin="4320,2304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sTE98UAAADfAAAADwAAAGRycy9kb3ducmV2LnhtbERPTWvCQBC9C/0PyxR6&#10;q5vUtmjqKiJVehChKkhvQ3ZMgtnZkN0m8d93DgWPj/c9Xw6uVh21ofJsIB0noIhzbysuDJyOm+cp&#10;qBCRLdaeycCNAiwXD6M5Ztb3/E3dIRZKQjhkaKCMscm0DnlJDsPYN8TCXXzrMApsC21b7CXc1fol&#10;Sd61w4qlocSG1iXl18OvM7DtsV9N0s9ud72sbz/Ht/15l5IxT4/D6gNUpCHexf/uLyvzZ5PXRB7I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ExPfFAAAA3wAA&#10;AA8AAAAAAAAAAAAAAAAAqgIAAGRycy9kb3ducmV2LnhtbFBLBQYAAAAABAAEAPoAAACcAwAAAAA=&#10;">
                    <v:line id="Line 981" o:spid="_x0000_s1659" style="position:absolute;visibility:visible;mso-wrap-style:square" from="4320,2592" to="547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wCk8YAAADfAAAADwAAAGRycy9kb3ducmV2LnhtbERPXWvCMBR9H/gfwhV8m6lzFNcZRTYE&#10;3cNQJ7jHa3Nt65qbkmRt9++XwcDHw/meL3tTi5acrywrmIwTEMS51RUXCo4f6/sZCB+QNdaWScEP&#10;eVguBndzzLTteE/tIRQihrDPUEEZQpNJ6fOSDPqxbYgjd7HOYIjQFVI77GK4qeVDkqTSYMWxocSG&#10;XkrKvw7fRsH7dJe2q+3bpj9t03P+uj9/Xjun1GjYr55BBOrDTfzv3ug4/2n6mEzg708E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cApPGAAAA3wAAAA8AAAAAAAAA&#10;AAAAAAAAoQIAAGRycy9kb3ducmV2LnhtbFBLBQYAAAAABAAEAPkAAACUAwAAAAA=&#10;"/>
                    <v:group id="Group 982" o:spid="_x0000_s1660" style="position:absolute;left:4608;top:2304;width:576;height:576" coordorigin="4608,2304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Vr/G8QAAADfAAAA&#10;DwAAAAAAAAAAAAAAAACqAgAAZHJzL2Rvd25yZXYueG1sUEsFBgAAAAAEAAQA+gAAAJsDAAAAAA==&#10;">
                      <v:rect id="Rectangle 983" o:spid="_x0000_s1661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1vpcQA&#10;AADfAAAADwAAAGRycy9kb3ducmV2LnhtbERPz2vCMBS+C/4P4QneZuIc6jqjOMEheBDrPOz2aJ5t&#10;sXkpTazdf78IA48f3+/FqrOVaKnxpWMN45ECQZw5U3Ku4fu0fZmD8AHZYOWYNPySh9Wy31tgYtyd&#10;j9SmIRcxhH2CGooQ6kRKnxVk0Y9cTRy5i2sshgibXJoG7zHcVvJVqam0WHJsKLCmTUHZNb1ZDV+H&#10;ltPyxH6/m84+nfo5t9nxrPVw0K0/QATqwlP8796ZOP998qYm8PgTAc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9b6XEAAAA3wAAAA8AAAAAAAAAAAAAAAAAmAIAAGRycy9k&#10;b3ducmV2LnhtbFBLBQYAAAAABAAEAPUAAACJAwAAAAA=&#10;" stroked="f" strokecolor="#0cf"/>
                      <v:oval id="Oval 984" o:spid="_x0000_s1662" style="position:absolute;left:4622;top:231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sTHMMA&#10;AADfAAAADwAAAGRycy9kb3ducmV2LnhtbERPTWvCQBC9C/0PyxS86cZGpU1dRSqCPXgwbe9DdkyC&#10;2dmQHWP8991CwePjfa82g2tUT12oPRuYTRNQxIW3NZcGvr/2k1dQQZAtNp7JwJ0CbNZPoxVm1t/4&#10;RH0upYohHDI0UIm0mdahqMhhmPqWOHJn3zmUCLtS2w5vMdw1+iVJltphzbGhwpY+Kiou+dUZ2JXb&#10;fNnrVBbpeXeQxeXn+JnOjBk/D9t3UEKDPMT/7oON89/SeTKHvz8RgF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RsTHMMAAADfAAAADwAAAAAAAAAAAAAAAACYAgAAZHJzL2Rv&#10;d25yZXYueG1sUEsFBgAAAAAEAAQA9QAAAIgDAAAAAA==&#10;"/>
                      <v:line id="Line 985" o:spid="_x0000_s1663" style="position:absolute;visibility:visible;mso-wrap-style:square" from="5170,2592" to="518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cEkMYAAADfAAAADwAAAGRycy9kb3ducmV2LnhtbERPW0vDMBR+F/wP4Qh7c6lOy1aXjeEQ&#10;Nh+Gu8B8PGuObbfmpCSxrf/eCMIeP777dN6bWrTkfGVZwcMwAUGcW11xoeCwf7sfg/ABWWNtmRT8&#10;kIf57PZmipm2HW+p3YVCxBD2GSooQ2gyKX1ekkE/tA1x5L6sMxgidIXUDrsYbmr5mCSpNFhxbCix&#10;odeS8svu2yjYjD7SdrF+X/XHdXrKl9vT57lzSg3u+sULiEB9uIr/3Ssd509GT8kz/P2JAOTs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nBJDGAAAA3wAAAA8AAAAAAAAA&#10;AAAAAAAAoQIAAGRycy9kb3ducmV2LnhtbFBLBQYAAAAABAAEAPkAAACUAwAAAAA=&#10;"/>
                      <v:line id="Line 986" o:spid="_x0000_s1664" style="position:absolute;visibility:visible;mso-wrap-style:square" from="4608,2592" to="462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Wa58YAAADfAAAADwAAAGRycy9kb3ducmV2LnhtbERPXUvDMBR9F/YfwhV8c6lOinZNx1CE&#10;bQ/iqqCPd81d29nclCS23b83guDj4Xznq8l0YiDnW8sKbuYJCOLK6pZrBe9vz9f3IHxA1thZJgVn&#10;8rAqZhc5ZtqOvKehDLWIIewzVNCE0GdS+qohg35ue+LIHa0zGCJ0tdQOxxhuOnmbJKk02HJsaLCn&#10;x4aqr/LbKHhZvKbDervbTB/b9FA97Q+fp9EpdXU5rZcgAk3hX/zn3ug4/2Fxl6Tw+ycCkM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1mufGAAAA3wAAAA8AAAAAAAAA&#10;AAAAAAAAoQIAAGRycy9kb3ducmV2LnhtbFBLBQYAAAAABAAEAPkAAACUAwAAAAA=&#10;"/>
                    </v:group>
                    <v:shape id="Text Box 987" o:spid="_x0000_s1665" type="#_x0000_t202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puwsUA&#10;AADfAAAADwAAAGRycy9kb3ducmV2LnhtbERPXWvCMBR9F/Yfwh3sRWbiJs51RtkGE5lPug72eGnu&#10;2mJzU5KsVn+9EYQ9Hs73fNnbRnTkQ+1Yw3ikQBAXztRcasi/Pu5nIEJENtg4Jg1HCrBc3AzmmBl3&#10;4C11u1iKFMIhQw1VjG0mZSgqshhGriVO3K/zFmOCvpTG4yGF20Y+KDWVFmtODRW29F5Rsd/9WQ0/&#10;7th9DvG7X53e2G8mKi82s1zru9v+9QVEpD7+i6/utUnznx8n6gkufxIAuT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Km7CxQAAAN8AAAAPAAAAAAAAAAAAAAAAAJgCAABkcnMv&#10;ZG93bnJldi54bWxQSwUGAAAAAAQABAD1AAAAigMAAAAA&#10;" filled="f" stroked="f">
                      <v:textbox inset="5.04pt,7.2pt,3.6pt">
                        <w:txbxContent>
                          <w:p w:rsidR="007265C8" w:rsidRDefault="007265C8" w:rsidP="00C246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sym w:font="Symbol" w:char="F02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+</w:t>
                            </w:r>
                          </w:p>
                        </w:txbxContent>
                      </v:textbox>
                    </v:shape>
                  </v:group>
                  <v:group id="Group 988" o:spid="_x0000_s1666" style="position:absolute;left:4608;top:7920;width:1152;height:576" coordorigin="4320,2304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LI8cUAAADfAAAADwAAAGRycy9kb3ducmV2LnhtbERPTWvCQBC9C/0PyxR6&#10;q5vUtmjqKiJVehChKkhvQ3ZMgtnZkN0m8d93DgWPj/c9Xw6uVh21ofJsIB0noIhzbysuDJyOm+cp&#10;qBCRLdaeycCNAiwXD6M5Ztb3/E3dIRZKQjhkaKCMscm0DnlJDsPYN8TCXXzrMApsC21b7CXc1fol&#10;Sd61w4qlocSG1iXl18OvM7DtsV9N0s9ud72sbz/Ht/15l5IxT4/D6gNUpCHexf/uLyvzZ5PXRAbL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SyyPHFAAAA3wAA&#10;AA8AAAAAAAAAAAAAAAAAqgIAAGRycy9kb3ducmV2LnhtbFBLBQYAAAAABAAEAPoAAACcAwAAAAA=&#10;">
                    <v:line id="Line 989" o:spid="_x0000_s1667" style="position:absolute;visibility:visible;mso-wrap-style:square" from="4320,2592" to="547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oOlcYAAADfAAAADwAAAGRycy9kb3ducmV2LnhtbERPW2vCMBR+H+w/hCPsbabOUWZnFHEM&#10;dA/DG+jjsTlrO5uTkmRt9++NMNjjx3efzntTi5acrywrGA0TEMS51RUXCg7798cXED4ga6wtk4Jf&#10;8jCf3d9NMdO24y21u1CIGMI+QwVlCE0mpc9LMuiHtiGO3Jd1BkOErpDaYRfDTS2fkiSVBiuODSU2&#10;tCwpv+x+jILP8SZtF+uPVX9cp+f8bXs+fXdOqYdBv3gFEagP/+I/90rH+ZPxczKB258I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qDpXGAAAA3wAAAA8AAAAAAAAA&#10;AAAAAAAAoQIAAGRycy9kb3ducmV2LnhtbFBLBQYAAAAABAAEAPkAAACUAwAAAAA=&#10;"/>
                    <v:group id="Group 990" o:spid="_x0000_s1668" style="position:absolute;left:4608;top:2304;width:576;height:576" coordorigin="4608,2304" coordsize="576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8dUirFAAAA3wAA&#10;AA8AAAAAAAAAAAAAAAAAqgIAAGRycy9kb3ducmV2LnhtbFBLBQYAAAAABAAEAPoAAACcAwAAAAA=&#10;">
                      <v:rect id="Rectangle 991" o:spid="_x0000_s1669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rClMUA&#10;AADfAAAADwAAAGRycy9kb3ducmV2LnhtbERPTWvCQBC9C/0PyxR6001asW3MKm1BEXqQxObgbchO&#10;k9DsbMiuMf57tyB4fLzvdD2aVgzUu8aygngWgSAurW64UvBz2EzfQDiPrLG1TAou5GC9epikmGh7&#10;5oyG3FcihLBLUEHtfZdI6cqaDLqZ7YgD92t7gz7AvpK6x3MIN618jqKFNNhwaKixo6+ayr/8ZBRs&#10;9wPnzYHd927x+mmjYzGUWaHU0+P4sQThafR38c2902H++8s8juH/TwA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+sKUxQAAAN8AAAAPAAAAAAAAAAAAAAAAAJgCAABkcnMv&#10;ZG93bnJldi54bWxQSwUGAAAAAAQABAD1AAAAigMAAAAA&#10;" stroked="f" strokecolor="#0cf"/>
                      <v:oval id="Oval 992" o:spid="_x0000_s1670" style="position:absolute;left:4622;top:231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e4LsMA&#10;AADfAAAADwAAAGRycy9kb3ducmV2LnhtbERPTWvCQBC9F/oflin0VjcxVWp0FVEK9tCD0d6H7JgE&#10;s7MhO8b033cLhR4f73u1GV2rBupD49lAOklAEZfeNlwZOJ/eX95ABUG22HomA98UYLN+fFhhbv2d&#10;jzQUUqkYwiFHA7VIl2sdypochonviCN38b1DibCvtO3xHsNdq6dJMtcOG44NNXa0q6m8FjdnYF9t&#10;i/mgM5lll/1BZtevz48sNeb5adwuQQmN8i/+cx9snL/IXtMp/P6JA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e4LsMAAADfAAAADwAAAAAAAAAAAAAAAACYAgAAZHJzL2Rv&#10;d25yZXYueG1sUEsFBgAAAAAEAAQA9QAAAIgDAAAAAA==&#10;"/>
                      <v:line id="Line 993" o:spid="_x0000_s1671" style="position:absolute;visibility:visible;mso-wrap-style:square" from="5170,2592" to="5184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uvosYAAADfAAAADwAAAGRycy9kb3ducmV2LnhtbERPW0vDMBR+F/wP4Qi+uXR2FFeXjTER&#10;Nh9kN5iPZ82xrWtOSpK19d8bQfDx47vPFoNpREfO15YVjEcJCOLC6ppLBcfD68MTCB+QNTaWScE3&#10;eVjMb29mmGvb8466fShFDGGfo4IqhDaX0hcVGfQj2xJH7tM6gyFCV0rtsI/hppGPSZJJgzXHhgpb&#10;WlVUXPZXo+A93WbdcvO2Hk6b7Fy87M4fX71T6v5uWD6DCDSEf/Gfe63j/Gk6Gafw+ycCkP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br6LGAAAA3wAAAA8AAAAAAAAA&#10;AAAAAAAAoQIAAGRycy9kb3ducmV2LnhtbFBLBQYAAAAABAAEAPkAAACUAwAAAAA=&#10;"/>
                      <v:line id="Line 994" o:spid="_x0000_s1672" style="position:absolute;visibility:visible;mso-wrap-style:square" from="4608,2592" to="4622,2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I31sYAAADfAAAADwAAAGRycy9kb3ducmV2LnhtbERPXWvCMBR9H/gfwhX2NlOnlK0aRSaC&#10;7mFMN9DHa3Ntq81NSbK2+/fLYLDHw/meL3tTi5acrywrGI8SEMS51RUXCj4/Ng9PIHxA1lhbJgXf&#10;5GG5GNzNMdO24z21h1CIGMI+QwVlCE0mpc9LMuhHtiGO3MU6gyFCV0jtsIvhppaPSZJKgxXHhhIb&#10;eikpvx2+jIK3yXvarnav2/64S8/5en8+XTun1P2wX81ABOrDv/jPvdVx/vNkOp7C758I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yN9bGAAAA3wAAAA8AAAAAAAAA&#10;AAAAAAAAoQIAAGRycy9kb3ducmV2LnhtbFBLBQYAAAAABAAEAPkAAACUAwAAAAA=&#10;"/>
                    </v:group>
                    <v:shape id="Text Box 995" o:spid="_x0000_s1673" type="#_x0000_t202" style="position:absolute;left:460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3D88UA&#10;AADfAAAADwAAAGRycy9kb3ducmV2LnhtbERPXWvCMBR9H/gfwh3sZWjq5sR1RtkGE9EntYKPl+au&#10;LTY3Jclq9dcbQdjj4XxP552pRUvOV5YVDAcJCOLc6ooLBdnupz8B4QOyxtoyKTiTh/ms9zDFVNsT&#10;b6jdhkLEEPYpKihDaFIpfV6SQT+wDXHkfq0zGCJ0hdQOTzHc1PIlScbSYMWxocSGvkvKj9s/o+Bg&#10;z+3qGffd4vLFbj1Ksnw9yZR6euw+P0AE6sK/+O5e6jj//XU0fIPbnwh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bcPzxQAAAN8AAAAPAAAAAAAAAAAAAAAAAJgCAABkcnMv&#10;ZG93bnJldi54bWxQSwUGAAAAAAQABAD1AAAAigMAAAAA&#10;" filled="f" stroked="f">
                      <v:textbox inset="5.04pt,7.2pt,3.6pt">
                        <w:txbxContent>
                          <w:p w:rsidR="007265C8" w:rsidRDefault="007265C8" w:rsidP="00C246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+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sym w:font="Symbol" w:char="F02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v:textbox>
                    </v:shape>
                  </v:group>
                  <v:group id="Group 996" o:spid="_x0000_s1674" style="position:absolute;left:2592;top:7488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hvxcQAAADfAAAADwAAAGRycy9kb3ducmV2LnhtbERPy2rCQBTdF/yH4Qrd&#10;6STaikZHEamlCxF8gLi7ZK5JMHMnZMYk/n2nIHR5OO/FqjOlaKh2hWUF8TACQZxaXXCm4HzaDqYg&#10;nEfWWFomBU9ysFr23haYaNvygZqjz0QIYZeggtz7KpHSpTkZdENbEQfuZmuDPsA6k7rGNoSbUo6i&#10;aCINFhwacqxok1N6Pz6Mgu8W2/U4/mp299vmeT197i+7mJR673frOQhPnf8Xv9w/OsyfjT/iCf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hvxcQAAADfAAAA&#10;DwAAAAAAAAAAAAAAAACqAgAAZHJzL2Rvd25yZXYueG1sUEsFBgAAAAAEAAQA+gAAAJsDAAAAAA==&#10;">
                    <v:rect id="Rectangle 997" o:spid="_x0000_s1675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t2sYA&#10;AADfAAAADwAAAGRycy9kb3ducmV2LnhtbERPW0/CMBR+N/E/NMfEN+lAZTApxIgaIw9cTXw8rodt&#10;YT0dbYXx760JCY9fvvto0ppaHMj5yrKCbicBQZxbXXGhYLN+uxuA8AFZY22ZFJzIw2R8fTXCTNsj&#10;L+mwCoWIIewzVFCG0GRS+rwkg75jG+LIba0zGCJ0hdQOjzHc1LKXJH1psOLYUGJDLyXlu9WvUfA5&#10;fTRz9/66DOmiSb+q79l+e/pR6vamfX4CEagNF/HZ/aHj/OH9QzeF/z8RgB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et2sYAAADfAAAADwAAAAAAAAAAAAAAAACYAgAAZHJz&#10;L2Rvd25yZXYueG1sUEsFBgAAAAAEAAQA9QAAAIsDAAAAAA==&#10;" filled="f" stroked="f" strokecolor="#f60"/>
                    <v:shape id="Text Box 998" o:spid="_x0000_s1676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QAnsMA&#10;AADfAAAADwAAAGRycy9kb3ducmV2LnhtbERPTUvDQBC9C/6HZQRvdpNWpI3dliIU1JtRqMchO02C&#10;2dmwO7apv945CB4f73u9ncJgTpRyH9lBOSvAEDfR99w6+Hjf3y3BZEH2OEQmBxfKsN1cX62x8vHM&#10;b3SqpTUawrlCB53IWFmbm44C5lkciZU7xhRQFKbW+oRnDQ+DnRfFgw3YszZ0ONJTR81X/R0c7H4W&#10;OdUvq2X5yp/zw3SQy/4ozt3eTLtHMEKT/Iv/3M9e568W96UO1j8K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QAnsMAAADfAAAADwAAAAAAAAAAAAAAAACYAgAAZHJzL2Rv&#10;d25yZXYueG1sUEsFBgAAAAAEAAQA9QAAAIgDAAAAAA==&#10;" filled="f" stroked="f" strokecolor="#f60">
                      <v:textbox>
                        <w:txbxContent>
                          <w:p w:rsidR="007265C8" w:rsidRDefault="007265C8" w:rsidP="00C2462D">
                            <w:pPr>
                              <w:pStyle w:val="4"/>
                            </w:pPr>
                            <w:r>
                              <w:t>4V</w:t>
                            </w:r>
                          </w:p>
                        </w:txbxContent>
                      </v:textbox>
                    </v:shape>
                  </v:group>
                </v:group>
                <v:group id="Group 999" o:spid="_x0000_s1677" style="position:absolute;left:6192;top:7632;width:4176;height:2304" coordorigin="6480,7632" coordsize="4176,23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f7t8QAAADfAAAADwAAAGRycy9kb3ducmV2LnhtbERPTWvCQBC9F/oflhF6&#10;001qLRpdRaQWDyJUBfE2ZMckmJ0N2TWJ/94VhB4f73u26EwpGqpdYVlBPIhAEKdWF5wpOB7W/TEI&#10;55E1lpZJwZ0cLObvbzNMtG35j5q9z0QIYZeggtz7KpHSpTkZdANbEQfuYmuDPsA6k7rGNoSbUn5G&#10;0bc0WHBoyLGiVU7pdX8zCn5bbJfD+KfZXi+r+/kw2p22MSn10euWUxCeOv8vfrk3OsyfDL/iCT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if7t8QAAADfAAAA&#10;DwAAAAAAAAAAAAAAAACqAgAAZHJzL2Rvd25yZXYueG1sUEsFBgAAAAAEAAQA+gAAAJsDAAAAAA==&#10;">
                  <v:shape id="Freeform 1000" o:spid="_x0000_s1678" style="position:absolute;left:6768;top:8352;width:2736;height:1152;visibility:visible;mso-wrap-style:square;v-text-anchor:top" coordsize="2736,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S5PcMA&#10;AADfAAAADwAAAGRycy9kb3ducmV2LnhtbERPTU/CQBC9k/gfNmPiTbaiKFYWYgwmBLxYSLyO3bFt&#10;6M42uwst/545mHB8ed/z5eBadaIQG88GHsYZKOLS24YrA/vd5/0MVEzIFlvPZOBMEZaLm9Ecc+t7&#10;/qZTkSolIRxzNFCn1OVax7Imh3HsO2Lh/nxwmASGStuAvYS7Vk+y7Fk7bFgaauzoo6byUBydgZ+e&#10;h5DtffzaTHFzKJoXWv1ujbm7Hd7fQCUa0lX8715bmf/6+DSRB/JHAO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S5PcMAAADfAAAADwAAAAAAAAAAAAAAAACYAgAAZHJzL2Rv&#10;d25yZXYueG1sUEsFBgAAAAAEAAQA9QAAAIgDAAAAAA==&#10;" path="m2304,r432,l2736,1152,,1152,,,432,e" filled="f">
                    <v:path arrowok="t" o:connecttype="custom" o:connectlocs="2304,0;2736,0;2736,1152;0,1152;0,0;432,0" o:connectangles="0,0,0,0,0,0"/>
                  </v:shape>
                  <v:shape id="Text Box 1001" o:spid="_x0000_s1679" type="#_x0000_t202" style="position:absolute;left:7776;top:7920;width:57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71WMMA&#10;AADfAAAADwAAAGRycy9kb3ducmV2LnhtbERPy2oCMRTdC/2HcAvuNNFqqdOJIhbBlVL7gO4ukzsP&#10;OrkZJtEZ/94IgsvDeaer3tbiTK2vHGuYjBUI4syZigsN31/b0RsIH5AN1o5Jw4U8rJZPgxQT4zr+&#10;pPMxFCKGsE9QQxlCk0jps5Is+rFriCOXu9ZiiLAtpGmxi+G2llOlXqXFimNDiQ1tSsr+jyer4Wef&#10;//3O1KH4sPOmc72SbBdS6+Fzv34HEagPD/HdvTNx/uJlNp3A7U8E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71WMMAAADfAAAADwAAAAAAAAAAAAAAAACYAgAAZHJzL2Rv&#10;d25yZXYueG1sUEsFBgAAAAAEAAQA9QAAAIgDAAAAAA==&#10;" filled="f" stroked="f">
                    <v:textbox>
                      <w:txbxContent>
                        <w:p w:rsidR="007265C8" w:rsidRDefault="007265C8" w:rsidP="00C2462D">
                          <w:pPr>
                            <w:pStyle w:val="4"/>
                          </w:pP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proofErr w:type="gramEnd"/>
                        </w:p>
                      </w:txbxContent>
                    </v:textbox>
                  </v:shape>
                  <v:group id="Group 1002" o:spid="_x0000_s1680" style="position:absolute;left:8064;top:7632;width:1152;height:864" coordorigin="6912,10080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7vo3vFAAAA3wAA&#10;AA8AAAAAAAAAAAAAAAAAqgIAAGRycy9kb3ducmV2LnhtbFBLBQYAAAAABAAEAPoAAACcAwAAAAA=&#10;">
                    <v:group id="Group 1003" o:spid="_x0000_s1681" style="position:absolute;left:6912;top:10656;width:1152;height:288" coordorigin="2160,2160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GjBuDFAAAA3wAA&#10;AA8AAAAAAAAAAAAAAAAAqgIAAGRycy9kb3ducmV2LnhtbFBLBQYAAAAABAAEAPoAAACcAwAAAAA=&#10;">
                      <v:line id="Line 1004" o:spid="_x0000_s1682" style="position:absolute;visibility:visible;mso-wrap-style:square" from="2160,2304" to="3312,2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79a8YAAADfAAAADwAAAGRycy9kb3ducmV2LnhtbERPXWvCMBR9F/Yfwh3sTdOplK0zijgG&#10;6sNQN9DHa3PXdjY3Jcna+u+XwcDHw/meLXpTi5acrywreBwlIIhzqysuFHx+vA2fQPiArLG2TAqu&#10;5GExvxvMMNO24z21h1CIGMI+QwVlCE0mpc9LMuhHtiGO3Jd1BkOErpDaYRfDTS3HSZJKgxXHhhIb&#10;WpWUXw4/RsH7ZJe2y8123R836Tl/3Z9P351T6uG+X76ACNSHm/jfvdZx/vNkOp7C358I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e/WvGAAAA3wAAAA8AAAAAAAAA&#10;AAAAAAAAoQIAAGRycy9kb3ducmV2LnhtbFBLBQYAAAAABAAEAPkAAACUAwAAAAA=&#10;"/>
                      <v:rect id="Rectangle 1005" o:spid="_x0000_s1683" style="position:absolute;left:2448;top:2160;width:576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MAhMQA&#10;AADfAAAADwAAAGRycy9kb3ducmV2LnhtbERPW2vCMBR+H+w/hDPwbSbzUmZnFBEKwtzDdLDXQ3Ns&#10;y5qT2qQX//0iDPb48d3X29HWoqfWV441vEwVCOLcmYoLDV/n7PkVhA/IBmvHpOFGHrabx4c1psYN&#10;/En9KRQihrBPUUMZQpNK6fOSLPqpa4gjd3GtxRBhW0jT4hDDbS1nSiXSYsWxocSG9iXlP6fOasBk&#10;Ya4fl/nx/N4luCpGlS2/ldaTp3H3BiLQGP7Ff+6DifNX88VsCfc/EY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zAITEAAAA3wAAAA8AAAAAAAAAAAAAAAAAmAIAAGRycy9k&#10;b3ducmV2LnhtbFBLBQYAAAAABAAEAPUAAACJAwAAAAA=&#10;" stroked="f"/>
                      <v:shape id="Freeform 1006" o:spid="_x0000_s1684" style="position:absolute;left:2844;top:2194;width:116;height:221;visibility:visible;mso-wrap-style:square;v-text-anchor:top" coordsize="116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6y3cUA&#10;AADfAAAADwAAAGRycy9kb3ducmV2LnhtbERP3WrCMBS+F/YO4Qy8kZm2Stk6o8wOQUEY63yAs+as&#10;7daclCbT+vZGELz8+P4Xq8G04ki9aywriKcRCOLS6oYrBYevzdMzCOeRNbaWScGZHKyWD6MFZtqe&#10;+JOOha9ECGGXoYLa+y6T0pU1GXRT2xEH7sf2Bn2AfSV1j6cQblqZRFEqDTYcGmrsKK+p/Cv+jYJ1&#10;ksfV7nv/YfL3yW/qI9wd4lSp8ePw9grC0+Dv4pt7q8P8l9k8SeH6JwCQy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rLdxQAAAN8AAAAPAAAAAAAAAAAAAAAAAJgCAABkcnMv&#10;ZG93bnJldi54bWxQSwUGAAAAAAQABAD1AAAAigMAAAAA&#10;" path="m,l32,5,53,17r9,9l72,37,83,52,95,84r5,48l100,163r-6,27l75,218r-27,3l32,192,22,158r3,-41l27,82,39,55,58,25,82,10,99,1r17,1e" filled="f">
                        <v:stroke startarrowwidth="wide" startarrowlength="short" endarrowwidth="wide" endarrowlength="short"/>
                        <v:path arrowok="t" o:connecttype="custom" o:connectlocs="0,0;32,5;53,17;62,26;72,37;83,52;95,84;100,132;100,163;94,190;75,218;48,221;32,192;22,158;25,117;27,82;39,55;58,25;82,10;99,1;116,2" o:connectangles="0,0,0,0,0,0,0,0,0,0,0,0,0,0,0,0,0,0,0,0,0"/>
                      </v:shape>
                      <v:shape id="Freeform 1007" o:spid="_x0000_s1685" style="position:absolute;left:2514;top:2194;width:112;height:218;visibility:visible;mso-wrap-style:square;v-text-anchor:top" coordsize="112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YNHMUA&#10;AADfAAAADwAAAGRycy9kb3ducmV2LnhtbERPXWvCMBR9F/wP4Qp7s6luuFmNIoXh8GEwJ0zfLs21&#10;LTY3XRJr9++XgbDHw/lernvTiI6cry0rmCQpCOLC6ppLBYfP1/ELCB+QNTaWScEPeVivhoMlZtre&#10;+IO6fShFDGGfoYIqhDaT0hcVGfSJbYkjd7bOYIjQlVI7vMVw08hpms6kwZpjQ4Ut5RUVl/3VKJjT&#10;Lj99n21+OO3eHW46+7Xtjko9jPrNAkSgPvyL7+43HefPH5+mz/D3JwK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dg0cxQAAAN8AAAAPAAAAAAAAAAAAAAAAAJgCAABkcnMv&#10;ZG93bnJldi54bWxQSwUGAAAAAAQABAD1AAAAigMAAAAA&#10;" path="m,5l21,4r19,7l52,24,76,52r8,30l87,134,77,187,58,215r-26,3l12,190,11,162,6,130,21,65,13,92,35,45,66,12,84,7,112,e" filled="f">
                        <v:stroke startarrowwidth="wide" startarrowlength="short" endarrowwidth="wide" endarrowlength="short"/>
                        <v:path arrowok="t" o:connecttype="custom" o:connectlocs="0,5;21,4;40,11;52,24;76,52;84,82;87,134;77,187;58,215;32,218;12,190;11,162;6,130;21,65;13,92;35,45;66,12;84,7;112,0" o:connectangles="0,0,0,0,0,0,0,0,0,0,0,0,0,0,0,0,0,0,0"/>
                      </v:shape>
                      <v:shape id="Freeform 1008" o:spid="_x0000_s1686" style="position:absolute;left:2622;top:2194;width:112;height:221;visibility:visible;mso-wrap-style:square;v-text-anchor:top" coordsize="11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cmUMUA&#10;AADfAAAADwAAAGRycy9kb3ducmV2LnhtbERPS0vDQBC+F/wPywheit2YFqkxm1IK0iJ4sD7OQ3bM&#10;BrOzMbs26b93DkKPH9+73Ey+UycaYhvYwN0iA0VcB9tyY+D97el2DSomZItdYDJwpgib6mpWYmHD&#10;yK90OqZGSQjHAg24lPpC61g78hgXoScW7isMHpPAodF2wFHCfafzLLvXHluWBoc97RzV38dfbyDH&#10;0e2b5916u5rH7nz4TD8f8xdjbq6n7SOoRFO6iP/dByvzH5arXAbLHwGg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9yZQxQAAAN8AAAAPAAAAAAAAAAAAAAAAAJgCAABkcnMv&#10;ZG93bnJldi54bWxQSwUGAAAAAAQABAD1AAAAigMAAAAA&#10;" path="m,2l15,r9,5l49,14,73,50,90,84r5,46l92,166r-8,43l60,221,32,209,23,173,17,137r3,-31l29,72,45,51,63,31,77,16,92,7,112,2e" filled="f">
                        <v:stroke startarrowwidth="wide" startarrowlength="short" endarrowwidth="wide" endarrowlength="short"/>
                        <v:path arrowok="t" o:connecttype="custom" o:connectlocs="0,2;15,0;24,5;49,14;73,50;90,84;95,130;92,166;84,209;60,221;32,209;23,173;17,137;20,106;29,72;45,51;63,31;77,16;92,7;112,2" o:connectangles="0,0,0,0,0,0,0,0,0,0,0,0,0,0,0,0,0,0,0,0"/>
                      </v:shape>
                      <v:shape id="Freeform 1009" o:spid="_x0000_s1687" style="position:absolute;left:2732;top:2194;width:117;height:218;visibility:visible;mso-wrap-style:square;v-text-anchor:top" coordsize="117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6pNcQA&#10;AADfAAAADwAAAGRycy9kb3ducmV2LnhtbERPTWvCQBC9C/6HZQq9FN2YijZpVpFiiydBo/chO02C&#10;2dmQXU3sr+8WCh4f7ztbD6YRN+pcbVnBbBqBIC6srrlUcMo/J28gnEfW2FgmBXdysF6NRxmm2vZ8&#10;oNvRlyKEsEtRQeV9m0rpiooMuqltiQP3bTuDPsCulLrDPoSbRsZRtJAGaw4NFbb0UVFxOV6Ngs1y&#10;+HKXOO5n5/1PJF+2ed0scqWen4bNOwhPg3+I/907HeYnr/M4gb8/AY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+qTXEAAAA3wAAAA8AAAAAAAAAAAAAAAAAmAIAAGRycy9k&#10;b3ducmV2LnhtbFBLBQYAAAAABAAEAPUAAACJAwAAAAA=&#10;" path="m,2l25,7,56,22,83,67r8,30l97,134r,32l92,197,78,218,54,215,37,204,28,173,23,137r,-29l25,89,37,60,54,36r8,-4l76,12,90,5,117,e" filled="f">
                        <v:stroke startarrowwidth="wide" startarrowlength="short" endarrowwidth="wide" endarrowlength="short"/>
                        <v:path arrowok="t" o:connecttype="custom" o:connectlocs="0,2;25,7;56,22;83,67;91,97;97,134;97,166;92,197;78,218;54,215;37,204;28,173;23,137;23,108;25,89;37,60;54,36;62,32;76,12;90,5;117,0" o:connectangles="0,0,0,0,0,0,0,0,0,0,0,0,0,0,0,0,0,0,0,0,0"/>
                      </v:shape>
                      <v:shape id="Freeform 1010" o:spid="_x0000_s1688" style="position:absolute;left:2954;top:2193;width:72;height:111;visibility:visible;mso-wrap-style:square;v-text-anchor:top" coordsize="7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SwcMIA&#10;AADfAAAADwAAAGRycy9kb3ducmV2LnhtbERPzWrCQBC+F3yHZQRvdVMjRVNXUUEQT/XnAabZaRLM&#10;zsbsqtGndw6FHj++/9mic7W6URsqzwY+hgko4tzbigsDp+PmfQIqRGSLtWcy8KAAi3nvbYaZ9Xfe&#10;0+0QCyUhHDI0UMbYZFqHvCSHYegbYuF+feswCmwLbVu8S7ir9ShJPrXDiqWhxIbWJeXnw9UZwHFc&#10;+R+a+uPe5k+d7vD6fb4YM+h3yy9Qkbr4L/5zb63Mn6bjVB7IHwGg5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NLBwwgAAAN8AAAAPAAAAAAAAAAAAAAAAAJgCAABkcnMvZG93&#10;bnJldi54bWxQSwUGAAAAAAQABAD1AAAAhwMAAAAA&#10;" path="m,l14,6,35,19,46,30,64,67r8,44e" filled="f">
                        <v:stroke startarrowwidth="wide" startarrowlength="short" endarrowwidth="wide" endarrowlength="short"/>
                        <v:path arrowok="t" o:connecttype="custom" o:connectlocs="0,0;14,6;35,19;46,30;64,67;72,111" o:connectangles="0,0,0,0,0,0"/>
                      </v:shape>
                      <v:shape id="Freeform 1011" o:spid="_x0000_s1689" style="position:absolute;left:2450;top:2199;width:58;height:105;visibility:visible;mso-wrap-style:square;v-text-anchor:top" coordsize="58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wEksUA&#10;AADfAAAADwAAAGRycy9kb3ducmV2LnhtbERPz0vDMBS+C/4P4Qm7bclWEa3LhjjK9DCG04u3R/PW&#10;VJuX2mRt/e8XYeDx4/u9XI+uET11ofasYT5TIIhLb2quNHy8F9N7ECEiG2w8k4ZfCrBeXV8tMTd+&#10;4DfqD7ESKYRDjhpsjG0uZSgtOQwz3xIn7ug7hzHBrpKmwyGFu0YulLqTDmtODRZberZUfh9OTsPn&#10;TtlsQz/bQi364/71qxiHvtB6cjM+PYKINMZ/8cX9YtL8h+w2m8PfnwRArs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7ASSxQAAAN8AAAAPAAAAAAAAAAAAAAAAAJgCAABkcnMv&#10;ZG93bnJldi54bWxQSwUGAAAAAAQABAD1AAAAigMAAAAA&#10;" path="m58,l45,9,28,29,16,58,,105e" filled="f">
                        <v:stroke startarrowwidth="wide" startarrowlength="short" endarrowwidth="wide" endarrowlength="short"/>
                        <v:path arrowok="t" o:connecttype="custom" o:connectlocs="58,0;45,9;28,29;16,58;0,105" o:connectangles="0,0,0,0,0"/>
                      </v:shape>
                    </v:group>
                    <v:group id="Group 1012" o:spid="_x0000_s1690" style="position:absolute;left:6912;top:10080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s2NabFAAAA3wAA&#10;AA8AAAAAAAAAAAAAAAAAqgIAAGRycy9kb3ducmV2LnhtbFBLBQYAAAAABAAEAPoAAACcAwAAAAA=&#10;">
                      <v:rect id="Rectangle 1013" o:spid="_x0000_s169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3ucYA&#10;AADfAAAADwAAAGRycy9kb3ducmV2LnhtbERPW0/CMBR+N/E/NMeEN+l0ymVSiAE1Rh64mvh4XA/b&#10;4no62grj31sTEh6/fPfRpDW1OJDzlWUFd90EBHFudcWFgu3m9XYAwgdkjbVlUnAiD5Px9dUIM22P&#10;vKLDOhQihrDPUEEZQpNJ6fOSDPqubYgjt7POYIjQFVI7PMZwU8v7JOlJgxXHhhIbmpaU/6x/jYKP&#10;2aNZuLeXVegvm/5n9TXf707fSnVu2ucnEIHacBGf3e86zh+mD2kK/38iAD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n3ucYAAADfAAAADwAAAAAAAAAAAAAAAACYAgAAZHJz&#10;L2Rvd25yZXYueG1sUEsFBgAAAAAEAAQA9QAAAIsDAAAAAA==&#10;" filled="f" stroked="f" strokecolor="#f60"/>
                      <v:shape id="Text Box 1014" o:spid="_x0000_s169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xW+8MA&#10;AADfAAAADwAAAGRycy9kb3ducmV2LnhtbERPTWvCQBC9F/oflhG81Y1GiqauIgWh9ta0YI9DdkyC&#10;2dmwO9Xor3cLhR4f73u1GVynzhRi69nAdJKBIq68bbk28PW5e1qAioJssfNMBq4UYbN+fFhhYf2F&#10;P+hcSq1SCMcCDTQifaF1rBpyGCe+J07c0QeHkmCotQ14SeGu07Mse9YOW04NDfb02lB1Kn+cge0t&#10;j6HcLxfTd/6eHYaDXHdHMWY8GrYvoIQG+Rf/ud9smr/M5/kcfv8kAH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xW+8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C2462D">
                              <w:pPr>
                                <w:pStyle w:val="4"/>
                              </w:pPr>
                              <w:r>
                                <w:t>1 H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015" o:spid="_x0000_s1693" style="position:absolute;left:9360;top:8352;width:1296;height:1152" coordorigin="10368,9216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TfrdLFAAAA3wAA&#10;AA8AAAAAAAAAAAAAAAAAqgIAAGRycy9kb3ducmV2LnhtbFBLBQYAAAAABAAEAPoAAACcAwAAAAA=&#10;">
                    <v:group id="Group 1016" o:spid="_x0000_s1694" style="position:absolute;left:10512;top:9360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A0zpcUAAADfAAAADwAAAGRycy9kb3ducmV2LnhtbERPy2rCQBTdF/yH4Qrd&#10;1UlMKxodRaSWLkTwAeLukrkmwcydkBmT+PedQqHLw3kvVr2pREuNKy0riEcRCOLM6pJzBefT9m0K&#10;wnlkjZVlUvAkB6vl4GWBqbYdH6g9+lyEEHYpKii8r1MpXVaQQTeyNXHgbrYx6ANscqkb7EK4qeQ4&#10;iibSYMmhocCaNgVl9+PDKPjqsFsn8We7u982z+vpY3/ZxaTU67Bfz0F46v2/+M/9rcP8WfKeTOD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QNM6XFAAAA3wAA&#10;AA8AAAAAAAAAAAAAAAAAqgIAAGRycy9kb3ducmV2LnhtbFBLBQYAAAAABAAEAPoAAACcAwAAAAA=&#10;">
                      <v:rect id="Rectangle 1017" o:spid="_x0000_s1695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xusYA&#10;AADfAAAADwAAAGRycy9kb3ducmV2LnhtbERPW0/CMBR+N+E/NMeEN+kEcTgpxKASow/cJOHxuB62&#10;xfV0thXGv7cmJDx++e7jaWtqcSDnK8sKbnsJCOLc6ooLBZ+b15sRCB+QNdaWScGJPEwnnasxZtoe&#10;eUWHdShEDGGfoYIyhCaT0uclGfQ92xBHbm+dwRChK6R2eIzhppb9JLmXBiuODSU2NCsp/17/GgXv&#10;z0OzcPOXVUiXTbqtdh8/+9OXUt3r9ukRRKA2XMRn95uO8x8Gd4MU/v9EAHL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LxusYAAADfAAAADwAAAAAAAAAAAAAAAACYAgAAZHJz&#10;L2Rvd25yZXYueG1sUEsFBgAAAAAEAAQA9QAAAIsDAAAAAA==&#10;" filled="f" stroked="f" strokecolor="#f60"/>
                      <v:shape id="Text Box 1018" o:spid="_x0000_s1696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Fc/sMA&#10;AADfAAAADwAAAGRycy9kb3ducmV2LnhtbERPTUvDQBC9C/6HZQRvdtNGpI3dliIU1JtRqMchO02C&#10;2dmwO7apv945CB4f73u9ncJgTpRyH9nBfFaAIW6i77l18PG+v1uCyYLscYhMDi6UYbu5vlpj5eOZ&#10;3+hUS2s0hHOFDjqRsbI2Nx0FzLM4Eit3jCmgKEyt9QnPGh4GuyiKBxuwZ23ocKSnjpqv+js42P2U&#10;OdUvq+X8lT8Xh+kgl/1RnLu9mXaPYIQm+Rf/uZ+9zl+V96UO1j8K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RFc/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C2462D">
                              <w:pPr>
                                <w:pStyle w:val="4"/>
                              </w:pPr>
                              <w:r>
                                <w:t>0.04F</w:t>
                              </w:r>
                            </w:p>
                          </w:txbxContent>
                        </v:textbox>
                      </v:shape>
                    </v:group>
                    <v:group id="Group 1019" o:spid="_x0000_s1697" style="position:absolute;left:10368;top:9216;width:289;height:1152" coordorigin="9216,3744" coordsize="289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Kn18UAAADfAAAADwAAAGRycy9kb3ducmV2LnhtbERPy2rCQBTdF/yH4Qrd&#10;1UlMKxodRaSWLkTwAeLukrkmwcydkBmT+PedQqHLw3kvVr2pREuNKy0riEcRCOLM6pJzBefT9m0K&#10;wnlkjZVlUvAkB6vl4GWBqbYdH6g9+lyEEHYpKii8r1MpXVaQQTeyNXHgbrYx6ANscqkb7EK4qeQ4&#10;iibSYMmhocCaNgVl9+PDKPjqsFsn8We7u982z+vpY3/ZxaTU67Bfz0F46v2/+M/9rcP8WfKezOD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Sp9fFAAAA3wAA&#10;AA8AAAAAAAAAAAAAAAAAqgIAAGRycy9kb3ducmV2LnhtbFBLBQYAAAAABAAEAPoAAACcAwAAAAA=&#10;">
                      <v:line id="Line 1020" o:spid="_x0000_s1698" style="position:absolute;rotation:90;visibility:visible;mso-wrap-style:square" from="8785,4320" to="993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hth8QAAADfAAAADwAAAGRycy9kb3ducmV2LnhtbERPTWsCMRC9F/wPYYTealYrRVejSGlt&#10;PXioCuJt3Iy7SzeTJUl1+++dQ6HHx/ueLzvXqCuFWHs2MBxkoIgLb2suDRz2708TUDEhW2w8k4Ff&#10;irBc9B7mmFt/4y+67lKpJIRjjgaqlNpc61hU5DAOfEss3MUHh0lgKLUNeJNw1+hRlr1ohzVLQ4Ut&#10;vVZUfO9+nAG33ay3Jzf6eDtO0J/Xl1UKVBrz2O9WM1CJuvQv/nN/Wpk/fR6P5YH8EQB6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CG2HxAAAAN8AAAAPAAAAAAAAAAAA&#10;AAAAAKECAABkcnMvZG93bnJldi54bWxQSwUGAAAAAAQABAD5AAAAkgMAAAAA&#10;"/>
                      <v:group id="Group 1021" o:spid="_x0000_s1699" style="position:absolute;left:9216;top:4031;width:289;height:576" coordorigin="9216,4031" coordsize="289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Pi2KzFAAAA3wAA&#10;AA8AAAAAAAAAAAAAAAAAqgIAAGRycy9kb3ducmV2LnhtbFBLBQYAAAAABAAEAPoAAACcAwAAAAA=&#10;">
                        <v:rect id="Rectangle 1022" o:spid="_x0000_s1700" style="position:absolute;left:9217;top:4176;width:288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iVMIA&#10;AADfAAAADwAAAGRycy9kb3ducmV2LnhtbERPy4rCMBTdC/5DuII7TUeLaMcoOsyIgi58fMCd5k5b&#10;bG5Kk6n1740guDyc93zZmlI0VLvCsoKPYQSCOLW64EzB5fwzmIJwHlljaZkU3MnBctHtzDHR9sZH&#10;ak4+EyGEXYIKcu+rREqX5mTQDW1FHLg/Wxv0AdaZ1DXeQrgp5SiKJtJgwaEhx4q+ckqvp3+joPjd&#10;T68cf1vezYjXh83+0pBTqt9rV58gPLX+LX65tzrMn43jeATPPwGA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6JUwgAAAN8AAAAPAAAAAAAAAAAAAAAAAJgCAABkcnMvZG93&#10;bnJldi54bWxQSwUGAAAAAAQABAD1AAAAhwMAAAAA&#10;" stroked="f" strokecolor="#036"/>
                        <v:line id="Line 1023" o:spid="_x0000_s1701" style="position:absolute;rotation:-90;flip:y;visibility:visible;mso-wrap-style:square" from="9359,4138" to="9360,4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rbs8MAAADfAAAADwAAAGRycy9kb3ducmV2LnhtbERPW2vCMBR+H/gfwhnsbaZeNrQaRURB&#10;1D1Y9f3QHNuw5qQ0mVZ/vRkM9vjx3afz1lbiSo03jhX0ugkI4txpw4WC03H9PgLhA7LGyjEpuJOH&#10;+azzMsVUuxsf6JqFQsQQ9ikqKEOoUyl9XpJF33U1ceQurrEYImwKqRu8xXBbyX6SfEqLhmNDiTUt&#10;S8q/sx+rYPWxJbM+rBztaDPen3vZ1+5hlHp7bRcTEIHa8C/+c290nD8eDIcD+P0TAc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q27PDAAAA3wAAAA8AAAAAAAAAAAAA&#10;AAAAoQIAAGRycy9kb3ducmV2LnhtbFBLBQYAAAAABAAEAPkAAACRAwAAAAA=&#10;">
                          <v:stroke startarrowwidth="wide" startarrowlength="short" endarrowwidth="wide" endarrowlength="short"/>
                        </v:line>
                        <v:shape id="Freeform 1024" o:spid="_x0000_s1702" style="position:absolute;left:9236;top:4155;width:250;height:1;rotation:90;visibility:visible;mso-wrap-style:square;v-text-anchor:top" coordsize="25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LOHsMA&#10;AADfAAAADwAAAGRycy9kb3ducmV2LnhtbERP3WrCMBS+H/gO4QjezcTZiXZGkUFhggN1e4BjctZW&#10;m5PSZNq9/SIMdvnx/S/XvWvElbpQe9YwGSsQxMbbmksNnx/F4xxEiMgWG8+k4YcCrFeDhyXm1t/4&#10;QNdjLEUK4ZCjhirGNpcymIochrFviRP35TuHMcGulLbDWwp3jXxSaiYd1pwaKmzptSJzOX47Da1R&#10;z9tTsTXv50LZsJuXBTd7rUfDfvMCIlIf/8V/7jeb5i+mWZbB/U8C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1LOHsMAAADfAAAADwAAAAAAAAAAAAAAAACYAgAAZHJzL2Rv&#10;d25yZXYueG1sUEsFBgAAAAAEAAQA9QAAAIgDAAAAAA==&#10;" path="m,l250,e" filled="f">
                          <v:path arrowok="t" o:connecttype="custom" o:connectlocs="0,0;250,0" o:connectangles="0,0"/>
                        </v:shape>
                        <v:shape id="Freeform 1025" o:spid="_x0000_s1703" style="position:absolute;left:9228;top:4473;width:266;height:1;rotation:90;visibility:visible;mso-wrap-style:square;v-text-anchor:top" coordsize="266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XN6cQA&#10;AADfAAAADwAAAGRycy9kb3ducmV2LnhtbERPzWoCMRC+F3yHMIIX0WytlXY1SpHWigeh2z7AkIyb&#10;xc1kSaJu374pFHr8+P5Xm9614kohNp4V3E8LEMTam4ZrBV+fb5MnEDEhG2w9k4JvirBZD+5WWBp/&#10;4w+6VqkWOYRjiQpsSl0pZdSWHMap74gzd/LBYcow1NIEvOVw18pZUSykw4Zzg8WOtpb0ubo4BafD&#10;WB8P2+61mh3JBf2+s+OwU2o07F+WIBL16V/8596bPP/5YT5/hN8/GY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FzenEAAAA3wAAAA8AAAAAAAAAAAAAAAAAmAIAAGRycy9k&#10;b3ducmV2LnhtbFBLBQYAAAAABAAEAPUAAACJAwAAAAA=&#10;" path="m,l266,1e" filled="f">
                          <v:path arrowok="t" o:connecttype="custom" o:connectlocs="0,0;266,1" o:connectangles="0,0"/>
                        </v:shape>
                        <v:shape id="Arc 1026" o:spid="_x0000_s1704" style="position:absolute;left:9216;top:4334;width:288;height:86;flip:x;visibility:visible;mso-wrap-style:square;v-text-anchor:top" coordsize="43200,23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bzg8QA&#10;AADfAAAADwAAAGRycy9kb3ducmV2LnhtbERPW2vCMBR+H/gfwhH2NlO3Iq42FRHc9jDwOp8PzbGt&#10;JielybT798tg4OPHd8/nvTXiSp1vHCsYjxIQxKXTDVcKDvvV0xSED8gajWNS8EMe5sXgIcdMuxtv&#10;6boLlYgh7DNUUIfQZlL6siaLfuRa4sidXGcxRNhVUnd4i+HWyOckmUiLDceGGlta1lRedt9WwTrd&#10;Ht7e967/Wpw/l2u7WSXmaJR6HPaLGYhAfbiL/90fOs5/fUnTCfz9iQB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W84PEAAAA3wAAAA8AAAAAAAAAAAAAAAAAmAIAAGRycy9k&#10;b3ducmV2LnhtbFBLBQYAAAAABAAEAPUAAACJAwAAAAA=&#10;" path="m47,23025nfc15,22551,,22075,,21600,,9670,9670,,21600,,33529,-1,43199,9670,43200,21599em47,23025nsc15,22551,,22075,,21600,,9670,9670,,21600,,33529,-1,43199,9670,43200,21599r-21600,1l47,23025xe" filled="f">
                          <v:path arrowok="t" o:extrusionok="f" o:connecttype="custom" o:connectlocs="0,86;288,81;144,81" o:connectangles="0,0,0"/>
                        </v:shape>
                      </v:group>
                    </v:group>
                  </v:group>
                  <v:group id="Group 1027" o:spid="_x0000_s1705" style="position:absolute;left:6480;top:8352;width:1296;height:1152" coordorigin="6480,8352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H5UPFAAAA3wAA&#10;AA8AAAAAAAAAAAAAAAAAqgIAAGRycy9kb3ducmV2LnhtbFBLBQYAAAAABAAEAPoAAACcAwAAAAA=&#10;">
                    <v:rect id="Rectangle 1028" o:spid="_x0000_s1706" style="position:absolute;left:6480;top:8712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k5LsMA&#10;AADfAAAADwAAAGRycy9kb3ducmV2LnhtbERPTUvDQBC9C/6HZQQv0m7UUtrYbREhUKgX29LzJDsm&#10;wexsyI5t7K93DoLHx/tebcbQmTMNqY3s4HGagSGuom+5dnA8FJMFmCTIHrvI5OCHEmzWtzcrzH28&#10;8Aed91IbDeGUo4NGpM+tTVVDAdM09sTKfcYhoCgcausHvGh46OxTls1twJa1ocGe3hqqvvbfQUva&#10;+WH7fnoY5SqlZLuyqMqic+7+bnx9ASM0yr/4z731On/5PJvpYP2jAOz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k5LsMAAADfAAAADwAAAAAAAAAAAAAAAACYAgAAZHJzL2Rv&#10;d25yZXYueG1sUEsFBgAAAAAEAAQA9QAAAIgDAAAAAA==&#10;" filled="f" stroked="f" strokecolor="#030"/>
                    <v:group id="Group 1029" o:spid="_x0000_s1707" style="position:absolute;left:6912;top:8712;width:864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ZTUqsQAAADfAAAA&#10;DwAAAAAAAAAAAAAAAACqAgAAZHJzL2Rvd25yZXYueG1sUEsFBgAAAAAEAAQA+gAAAJsDAAAAAA==&#10;">
                      <v:rect id="Rectangle 1030" o:spid="_x0000_s1708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S3cYA&#10;AADfAAAADwAAAGRycy9kb3ducmV2LnhtbERPS0vDQBC+C/6HZQRvdpPa9BG7LVooeLCHPqA9Dtkx&#10;CWZnQ3Ztor/eOQg9fnzv5XpwjbpSF2rPBtJRAoq48Lbm0sDpuH2agwoR2WLjmQz8UID16v5uibn1&#10;Pe/peoilkhAOORqoYmxzrUNRkcMw8i2xcJ++cxgFdqW2HfYS7ho9TpKpdlizNFTY0qai4uvw7Qxc&#10;xi5N+3abnbL5cP6dud3H7G1nzOPD8PoCKtIQb+J/97uV+YvnSSYP5I8A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GaS3cYAAADfAAAADwAAAAAAAAAAAAAAAACYAgAAZHJz&#10;L2Rvd25yZXYueG1sUEsFBgAAAAAEAAQA9QAAAIsDAAAAAA==&#10;" filled="f" stroked="f" strokecolor="#396"/>
                      <v:shape id="Text Box 1031" o:spid="_x0000_s1709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GJcMA&#10;AADfAAAADwAAAGRycy9kb3ducmV2LnhtbERPy2oCMRTdC/5DuIK7mvgqdZwoohS6qlRtobvL5M4D&#10;JzfDJHWmf98IBZeH8063va3FjVpfOdYwnSgQxJkzFRcaLufXpxcQPiAbrB2Thl/ysN0MBykmxnX8&#10;QbdTKEQMYZ+ghjKEJpHSZyVZ9BPXEEcud63FEGFbSNNiF8NtLWdKPUuLFceGEhval5RdTz9Ww+d7&#10;/v21UMfiYJdN53ol2a6k1uNRv1uDCNSHh/jf/Wbi/NV8sZzC/U8E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iGJc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C2462D">
                              <w:pPr>
                                <w:pStyle w:val="5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12V</w:t>
                              </w:r>
                            </w:p>
                          </w:txbxContent>
                        </v:textbox>
                      </v:shape>
                    </v:group>
                    <v:group id="Group 1032" o:spid="_x0000_s1710" style="position:absolute;left:6480;top:8352;width:576;height:1152" coordorigin="2448,2016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bp0AbFAAAA3wAA&#10;AA8AAAAAAAAAAAAAAAAAqgIAAGRycy9kb3ducmV2LnhtbFBLBQYAAAAABAAEAPoAAACcAwAAAAA=&#10;">
                      <v:line id="Line 1033" o:spid="_x0000_s1711" style="position:absolute;visibility:visible;mso-wrap-style:square" from="2736,2016" to="2736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WYsYAAADfAAAADwAAAGRycy9kb3ducmV2LnhtbERPXUvDMBR9F/wP4Qp7c+lWLa4uG2ND&#10;2HwYbgrz8a65a6vNTUliW/+9EQQfD+d7vhxMIzpyvrasYDJOQBAXVtdcKnh7fbp9AOEDssbGMin4&#10;Jg/LxfXVHHNtez5QdwyliCHsc1RQhdDmUvqiIoN+bFviyF2sMxgidKXUDvsYbho5TZJMGqw5NlTY&#10;0rqi4vP4ZRTs05esW+2et8Npl52LzeH8/tE7pUY3w+oRRKAh/Iv/3Fsd58/Su/sUfv9EA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xFmLGAAAA3wAAAA8AAAAAAAAA&#10;AAAAAAAAoQIAAGRycy9kb3ducmV2LnhtbFBLBQYAAAAABAAEAPkAAACUAwAAAAA=&#10;"/>
                      <v:group id="Group 1034" o:spid="_x0000_s1712" style="position:absolute;left:2448;top:2302;width:576;height:578" coordorigin="2448,230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ZM7enFAAAA3wAA&#10;AA8AAAAAAAAAAAAAAAAAqgIAAGRycy9kb3ducmV2LnhtbFBLBQYAAAAABAAEAPoAAACcAwAAAAA=&#10;">
                        <v:rect id="Rectangle 1035" o:spid="_x0000_s1713" style="position:absolute;left:244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UMIA&#10;AADfAAAADwAAAGRycy9kb3ducmV2LnhtbERPy4rCMBTdC/5DuII7TXVUtGMUEQRBZ+Frf2nutNXm&#10;pjQZzczXG2HA5eG858tgKnGnxpWWFQz6CQjizOqScwXn06Y3BeE8ssbKMin4JQfLRbs1x1TbBx/o&#10;fvS5iCHsUlRQeF+nUrqsIIOub2viyH3bxqCPsMmlbvARw00lh0kykQZLjg0F1rQuKLsdf4yCPV7D&#10;YcWZxPU5fG1Gu9N+d/lTqtsJq08QnoJ/i//dWx3nzz5G4zG8/kQA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EqxQwgAAAN8AAAAPAAAAAAAAAAAAAAAAAJgCAABkcnMvZG93&#10;bnJldi54bWxQSwUGAAAAAAQABAD1AAAAhwMAAAAA&#10;" stroked="f" strokecolor="#396"/>
                        <v:group id="Group 1036" o:spid="_x0000_s1714" style="position:absolute;left:2463;top:230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LWBcQAAADfAAAA&#10;DwAAAAAAAAAAAAAAAACqAgAAZHJzL2Rvd25yZXYueG1sUEsFBgAAAAAEAAQA+gAAAJsDAAAAAA==&#10;">
                          <v:line id="Line 1037" o:spid="_x0000_s1715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QYccAAADfAAAADwAAAGRycy9kb3ducmV2LnhtbERPXUvDMBR9H/gfwhV821Kdq7MuG0MR&#10;tj2I3QR9vGuubbW5KUls6783g4GPh/O9WA2mER05X1tWcD1JQBAXVtdcKng7PI/nIHxA1thYJgW/&#10;5GG1vBgtMNO255y6fShFDGGfoYIqhDaT0hcVGfQT2xJH7tM6gyFCV0rtsI/hppE3SZJKgzXHhgpb&#10;eqyo+N7/GAUv09e0W293m+F9mx6Lp/z48dU7pa4uh/UDiEBD+Bef3Rsd599Pb2d3cPoTAc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ChBhxwAAAN8AAAAPAAAAAAAA&#10;AAAAAAAAAKECAABkcnMvZG93bnJldi54bWxQSwUGAAAAAAQABAD5AAAAlQMAAAAA&#10;"/>
                          <v:oval id="Oval 1038" o:spid="_x0000_s1716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z68MQA&#10;AADfAAAADwAAAGRycy9kb3ducmV2LnhtbERPzUoDMRC+F3yHMIKXYrNqFV2bliIIHoTWtQ8w3YzZ&#10;tZvJNond9e2dQ8Hjx/e/WI2+UyeKqQ1s4GZWgCKug23ZGdh9vl4/gkoZ2WIXmAz8UoLV8mKywNKG&#10;gT/oVGWnJIRTiQaanPtS61Q35DHNQk8s3FeIHrPA6LSNOEi47/RtUTxojy1LQ4M9vTRUH6ofb2C/&#10;34VRH+NmO3WHiPPvoXfvW2OuLsf1M6hMY/4Xn91vVuY/3c3vZbD8EQB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c+vDEAAAA3wAAAA8AAAAAAAAAAAAAAAAAmAIAAGRycy9k&#10;b3ducmV2LnhtbFBLBQYAAAAABAAEAPUAAACJAwAAAAA=&#10;" filled="f"/>
                          <v:line id="Line 1039" o:spid="_x0000_s1717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khiMYAAADfAAAADwAAAGRycy9kb3ducmV2LnhtbERPXUvDMBR9H/gfwhV821KdFleXjaEI&#10;qw/DzsF8vGuubbW5KUls6783wsDHw/lerkfTip6cbywruJ4lIIhLqxuuFBzenqf3IHxA1thaJgU/&#10;5GG9upgsMdN24IL6fahEDGGfoYI6hC6T0pc1GfQz2xFH7sM6gyFCV0ntcIjhppU3SZJKgw3Hhho7&#10;eqyp/Np/GwW7+Wvab/KX7XjM01P5VJzePwen1NXluHkAEWgM/+Kze6vj/MX89m4Bf38iAL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ZIYjGAAAA3wAAAA8AAAAAAAAA&#10;AAAAAAAAoQIAAGRycy9kb3ducmV2LnhtbFBLBQYAAAAABAAEAPkAAACUAwAAAAA=&#10;"/>
                        </v:group>
                      </v:group>
                      <v:shape id="Text Box 1040" o:spid="_x0000_s1718" type="#_x0000_t202" style="position:absolute;left:2448;top:2016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E/ccQA&#10;AADfAAAADwAAAGRycy9kb3ducmV2LnhtbERPTU8CMRC9m/gfmjHxJl3BEF0phBBIMFxkMeBxsh23&#10;G7ftph1h/ffOgcTjy/ueLQbfqTOl3MZg4HFUgKJQR9uGxsDHYfPwDCozBotdDGTglzIs5rc3Myxt&#10;vIQ9nStulISEXKIBx9yXWufakcc8ij0F4b5i8sgCU6NtwouE+06Pi2KqPbZBGhz2tHJUf1c/3sDk&#10;eOA3PK3ft9yu3W75eTylamzM/d2wfAXFNPC/+OreWpn/MnmaygP5IwD0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BP3H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C2462D">
                              <w:pPr>
                                <w:jc w:val="center"/>
                              </w:pPr>
                            </w:p>
                            <w:p w:rsidR="007265C8" w:rsidRDefault="007265C8" w:rsidP="00C246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sym w:font="Symbol" w:char="F02D"/>
                              </w:r>
                            </w:p>
                            <w:p w:rsidR="007265C8" w:rsidRDefault="007265C8" w:rsidP="00C246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041" o:spid="_x0000_s1719" style="position:absolute;left:6912;top:7632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FeEzMQAAADfAAAA&#10;DwAAAAAAAAAAAAAAAACqAgAAZHJzL2Rvd25yZXYueG1sUEsFBgAAAAAEAAQA+gAAAJsDAAAAAA==&#10;">
                    <v:group id="Group 1042" o:spid="_x0000_s1720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iFGrvFAAAA3wAA&#10;AA8AAAAAAAAAAAAAAAAAqgIAAGRycy9kb3ducmV2LnhtbFBLBQYAAAAABAAEAPoAAACcAwAAAAA=&#10;">
                      <v:rect id="Rectangle 1043" o:spid="_x0000_s1721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YpMYA&#10;AADfAAAADwAAAGRycy9kb3ducmV2LnhtbERPTU8CMRC9m/gfmjHxJl1FQBYKIYiE4AEBTTiO22F3&#10;43a6tBWWf09NTDi+vO/huDGVOJLzpWUFj60EBHFmdcm5gs/t28MLCB+QNVaWScGZPIxHtzdDTLU9&#10;8ZqOm5CLGMI+RQVFCHUqpc8KMuhbtiaO3N46gyFCl0vt8BTDTSWfkqQrDZYcGwqsaVpQ9rP5NQqW&#10;rx2zcvPZOvQ+6t5XuXs/7M/fSt3fNZMBiEBNuIr/3Qsd5/fbz902/P2JAOTo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TrYpMYAAADfAAAADwAAAAAAAAAAAAAAAACYAgAAZHJz&#10;L2Rvd25yZXYueG1sUEsFBgAAAAAEAAQA9QAAAIsDAAAAAA==&#10;" filled="f" stroked="f" strokecolor="#f60"/>
                      <v:shape id="Text Box 1044" o:spid="_x0000_s1722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955sMA&#10;AADfAAAADwAAAGRycy9kb3ducmV2LnhtbERPS2vCQBC+F/wPywi91Y0PRFNXEUFoezMW7HHIjklo&#10;djbsjhr767tCoceP773a9K5VVwqx8WxgPMpAEZfeNlwZ+DzuXxagoiBbbD2TgTtF2KwHTyvMrb/x&#10;ga6FVCqFcMzRQC3S5VrHsiaHceQ74sSdfXAoCYZK24C3FO5aPcmyuXbYcGqosaNdTeV3cXEGtj/T&#10;GIr35WL8wV+TU3+S+/4sxjwP++0rKKFe/sV/7jeb5i+ns/kMHn8SAL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+955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C2462D">
                              <w:pPr>
                                <w:pStyle w:val="4"/>
                              </w:pPr>
                              <w:r>
                                <w:t xml:space="preserve">6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045" o:spid="_x0000_s1723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2yCz8QAAADfAAAA&#10;DwAAAAAAAAAAAAAAAACqAgAAZHJzL2Rvd25yZXYueG1sUEsFBgAAAAAEAAQA+gAAAJsDAAAAAA==&#10;">
                      <v:line id="Line 1046" o:spid="_x0000_s1724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/R8YAAADfAAAADwAAAGRycy9kb3ducmV2LnhtbERPW0vDMBR+F/wP4Qx8c+mchFmXjaEI&#10;mw+yi6CPZ82xrTYnJYlt/ffLQNjjx3efLwfbiI58qB1rmIwzEMSFMzWXGt4PL7czECEiG2wck4Y/&#10;CrBcXF/NMTeu5x11+1iKFMIhRw1VjG0uZSgqshjGriVO3JfzFmOCvpTGY5/CbSPvskxJizWnhgpb&#10;eqqo+Nn/Wg1v063qVpvX9fCxUcfieXf8/O691jejYfUIItIQL+J/99qk+Q/Te6Xg/CcBkIsT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qf0fGAAAA3wAAAA8AAAAAAAAA&#10;AAAAAAAAoQIAAGRycy9kb3ducmV2LnhtbFBLBQYAAAAABAAEAPkAAACUAwAAAAA=&#10;"/>
                      <v:group id="Group 1047" o:spid="_x0000_s1725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yuSPFAAAA3wAA&#10;AA8AAAAAAAAAAAAAAAAAqgIAAGRycy9kb3ducmV2LnhtbFBLBQYAAAAABAAEAPoAAACcAwAAAAA=&#10;">
                        <v:rect id="Rectangle 1048" o:spid="_x0000_s1726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adcIA&#10;AADfAAAADwAAAGRycy9kb3ducmV2LnhtbERPzU4CMRC+m/gOzZh4ky6iiCuFGKPGAx5EHmCyHbYb&#10;tjObtsLy9s7BxOOX73+5HmNvjpRyJ+xgOqnAEDfiO24d7L7fbhZgckH22AuTgzNlWK8uL5ZYeznx&#10;Fx23pTUawrlGB6GUobY2N4Ei5okMxMrtJUUsClNrfcKThsfe3lbV3EbsWBsCDvQSqDlsf6KDBznP&#10;Psd9NU2yOby34uU+vIpz11fj8xOYQmP5F/+5P7zOf5zdzXWw/lEAd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d5p1wgAAAN8AAAAPAAAAAAAAAAAAAAAAAJgCAABkcnMvZG93&#10;bnJldi54bWxQSwUGAAAAAAQABAD1AAAAhwMAAAAA&#10;" stroked="f" strokecolor="lime"/>
                        <v:shape id="Freeform 1049" o:spid="_x0000_s1727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rcrsUA&#10;AADfAAAADwAAAGRycy9kb3ducmV2LnhtbERPXUsCQRR9D/wPww16y1ktJFdHkUAwCKVVyMfLzm13&#10;a+fOMnPVrV/fCEGPh/M9X/auVWcKsfFsYDTMQBGX3jZcGTjs1/dPoKIgW2w9k4FvirBcDG7mmFt/&#10;4Tc6F1KpFMIxRwO1SJdrHcuaHMah74gT9+GDQ0kwVNoGvKRw1+pxlk20w4ZTQ40dPddUfhUnZ2Bc&#10;/LiXw2ezE3kfnXZhvdm/bo/G3N32qxkooV7+xX/ujU3zpw+Pkylc/yQA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ityuxQAAAN8AAAAPAAAAAAAAAAAAAAAAAJgCAABkcnMv&#10;ZG93bnJldi54bWxQSwUGAAAAAAQABAD1AAAAigMAAAAA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shape id="Text Box 1050" o:spid="_x0000_s1728" type="#_x0000_t202" style="position:absolute;left:7776;top:9504;width:72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/3sQA&#10;AADfAAAADwAAAGRycy9kb3ducmV2LnhtbERPTWvCQBC9F/oflil4091WazV1FbEIPbVUq+BtyI5J&#10;aHY2ZLcm/vvOQejx8b4Xq97X6kJtrAJbeBwZUMR5cBUXFr732+EMVEzIDuvAZOFKEVbL+7sFZi50&#10;/EWXXSqUhHDM0EKZUpNpHfOSPMZRaIiFO4fWYxLYFtq12Em4r/WTMVPtsWJpKLGhTUn5z+7XWzh8&#10;nE/Hifks3vxz04XeaPZzbe3goV+/gkrUp3/xzf3uZP58PHmRB/JHAO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xf97EAAAA3wAAAA8AAAAAAAAAAAAAAAAAmAIAAGRycy9k&#10;b3ducmV2LnhtbFBLBQYAAAAABAAEAPUAAACJAwAAAAA=&#10;" filled="f" stroked="f">
                    <v:textbox>
                      <w:txbxContent>
                        <w:p w:rsidR="007265C8" w:rsidRDefault="007265C8" w:rsidP="00C2462D">
                          <w:pPr>
                            <w:pStyle w:val="4"/>
                          </w:pPr>
                          <w:r>
                            <w:t>(b)</w:t>
                          </w:r>
                        </w:p>
                      </w:txbxContent>
                    </v:textbox>
                  </v:shape>
                  <v:shape id="Text Box 1051" o:spid="_x0000_s1729" type="#_x0000_t202" style="position:absolute;left:8928;top:8283;width:720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3aRcMA&#10;AADfAAAADwAAAGRycy9kb3ducmV2LnhtbERPW2vCMBR+F/wP4Qh7m4nTealGGY6BTxOv4NuhObbF&#10;5qQ0ma3/fhkMfPz47otVa0txp9oXjjUM+goEcepMwZmG4+HrdQrCB2SDpWPS8CAPq2W3s8DEuIZ3&#10;dN+HTMQQ9glqyEOoEil9mpNF33cVceSurrYYIqwzaWpsYrgt5ZtSY2mx4NiQY0XrnNLb/sdqOH1f&#10;L+eR2maf9r1qXKsk25nU+qXXfsxBBGrDU/zv3pg4fzYcTQbw9ycC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3aRcMAAADfAAAADwAAAAAAAAAAAAAAAACYAgAAZHJzL2Rv&#10;d25yZXYueG1sUEsFBgAAAAAEAAQA9QAAAIgDAAAAAA==&#10;" filled="f" stroked="f">
                    <v:textbox>
                      <w:txbxContent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</w:pPr>
                          <w:r>
                            <w:t>+</w:t>
                          </w:r>
                        </w:p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</w:pPr>
                          <w:proofErr w:type="gramStart"/>
                          <w:r>
                            <w:t>v</w:t>
                          </w:r>
                          <w:proofErr w:type="gramEnd"/>
                        </w:p>
                        <w:p w:rsidR="007265C8" w:rsidRDefault="007265C8" w:rsidP="00C2462D">
                          <w:pPr>
                            <w:pStyle w:val="5"/>
                            <w:spacing w:line="360" w:lineRule="auto"/>
                            <w:jc w:val="left"/>
                            <w:rPr>
                              <w:vertAlign w:val="subscript"/>
                            </w:rPr>
                          </w:pPr>
                          <w:r>
                            <w:sym w:font="Symbol" w:char="F02D"/>
                          </w:r>
                        </w:p>
                      </w:txbxContent>
                    </v:textbox>
                  </v:shape>
                  <v:line id="Line 1052" o:spid="_x0000_s1730" style="position:absolute;visibility:visible;mso-wrap-style:square" from="7920,8352" to="8208,8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yfHcQAAADfAAAADwAAAGRycy9kb3ducmV2LnhtbERPW0vDMBR+F/wP4Qi+uXRz2LUuG2IR&#10;fJjCLuz5rDk2xeakNLHL/v0iCD5+fPflOtpOjDT41rGC6SQDQVw73XKj4LB/e1iA8AFZY+eYFFzI&#10;w3p1e7PEUrszb2nchUakEPYlKjAh9KWUvjZk0U9cT5y4LzdYDAkOjdQDnlO47eQsy56kxZZTg8Ge&#10;Xg3V37sfqyA31VbmstrsP6uxnRbxIx5PhVL3d/HlGUSgGP7Ff+53neYXj/N8Br9/EgC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/J8dxAAAAN8AAAAPAAAAAAAAAAAA&#10;AAAAAKECAABkcnMvZG93bnJldi54bWxQSwUGAAAAAAQABAD5AAAAkgMAAAAA&#10;">
                    <v:stroke endarrow="block"/>
                  </v:line>
                </v:group>
              </v:group>
            </w:pict>
          </mc:Fallback>
        </mc:AlternateConten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For  t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&gt;  0, the circuit becomes that shown in Figure (b) after source transformation.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hAnsi="Times New Roman" w:cs="Times New Roman"/>
          <w:sz w:val="24"/>
          <w:szCs w:val="24"/>
          <w:lang w:eastAsia="en-US"/>
        </w:rPr>
        <w:sym w:font="Symbol" w:char="F077"/>
      </w:r>
      <w:r w:rsidRPr="00C2462D">
        <w:rPr>
          <w:rFonts w:ascii="Times New Roman" w:hAnsi="Times New Roman" w:cs="Times New Roman"/>
          <w:sz w:val="24"/>
          <w:szCs w:val="24"/>
          <w:vertAlign w:val="subscript"/>
          <w:lang w:eastAsia="en-US"/>
        </w:rPr>
        <w:t>o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= 1/</w:t>
      </w:r>
      <w:r w:rsidRPr="00C2462D">
        <w:rPr>
          <w:rFonts w:ascii="Times New Roman" w:hAnsi="Times New Roman" w:cs="Times New Roman"/>
          <w:position w:val="-8"/>
          <w:sz w:val="24"/>
          <w:szCs w:val="24"/>
          <w:lang w:eastAsia="en-US"/>
        </w:rPr>
        <w:object w:dxaOrig="560" w:dyaOrig="360">
          <v:shape id="_x0000_i1042" type="#_x0000_t75" style="width:27.75pt;height:18pt" o:ole="" fillcolor="window">
            <v:imagedata r:id="rId71" o:title=""/>
          </v:shape>
          <o:OLEObject Type="Embed" ProgID="Equation.3" ShapeID="_x0000_i1042" DrawAspect="Content" ObjectID="_1605773841" r:id="rId72"/>
        </w:objec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=  1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/</w:t>
      </w:r>
      <w:r w:rsidRPr="00C2462D">
        <w:rPr>
          <w:rFonts w:ascii="Times New Roman" w:hAnsi="Times New Roman" w:cs="Times New Roman"/>
          <w:position w:val="-8"/>
          <w:sz w:val="24"/>
          <w:szCs w:val="24"/>
          <w:lang w:eastAsia="en-US"/>
        </w:rPr>
        <w:object w:dxaOrig="920" w:dyaOrig="360">
          <v:shape id="_x0000_i1043" type="#_x0000_t75" style="width:45.75pt;height:18pt" o:ole="" fillcolor="window">
            <v:imagedata r:id="rId73" o:title=""/>
          </v:shape>
          <o:OLEObject Type="Embed" ProgID="Equation.3" ShapeID="_x0000_i1043" DrawAspect="Content" ObjectID="_1605773842" r:id="rId74"/>
        </w:objec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=  5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numPr>
          <w:ilvl w:val="0"/>
          <w:numId w:val="3"/>
        </w:num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hAnsi="Times New Roman" w:cs="Times New Roman"/>
          <w:sz w:val="24"/>
          <w:szCs w:val="24"/>
          <w:lang w:eastAsia="en-US"/>
        </w:rPr>
        <w:t>=  R/(2L)  =  (6)/(2)  =  3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C2462D">
        <w:rPr>
          <w:rFonts w:ascii="Times New Roman" w:hAnsi="Times New Roman" w:cs="Times New Roman"/>
          <w:position w:val="-14"/>
          <w:sz w:val="24"/>
          <w:szCs w:val="24"/>
          <w:lang w:eastAsia="en-US"/>
        </w:rPr>
        <w:object w:dxaOrig="1780" w:dyaOrig="460">
          <v:shape id="_x0000_i1044" type="#_x0000_t75" style="width:88.45pt;height:23.25pt" o:ole="" fillcolor="window">
            <v:imagedata r:id="rId75" o:title=""/>
          </v:shape>
          <o:OLEObject Type="Embed" ProgID="Equation.3" ShapeID="_x0000_i1044" DrawAspect="Content" ObjectID="_1605773843" r:id="rId76"/>
        </w:objec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4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hAnsi="Times New Roman" w:cs="Times New Roman"/>
          <w:sz w:val="24"/>
          <w:szCs w:val="24"/>
          <w:lang w:eastAsia="en-US"/>
        </w:rPr>
        <w:lastRenderedPageBreak/>
        <w:t>Thus,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ab/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ab/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ab/>
      </w: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v(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t)  =  V</w:t>
      </w:r>
      <w:r w:rsidRPr="00C2462D">
        <w:rPr>
          <w:rFonts w:ascii="Times New Roman" w:hAnsi="Times New Roman" w:cs="Times New Roman"/>
          <w:sz w:val="24"/>
          <w:szCs w:val="24"/>
          <w:vertAlign w:val="subscript"/>
          <w:lang w:eastAsia="en-US"/>
        </w:rPr>
        <w:t>s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+ [(Acos4t + Bsin4t)e</w:t>
      </w:r>
      <w:r w:rsidRPr="00C2462D">
        <w:rPr>
          <w:rFonts w:ascii="Times New Roman" w:hAnsi="Times New Roman" w:cs="Times New Roman"/>
          <w:sz w:val="24"/>
          <w:szCs w:val="24"/>
          <w:vertAlign w:val="superscript"/>
          <w:lang w:eastAsia="en-US"/>
        </w:rPr>
        <w:t>-3t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>],   V</w:t>
      </w:r>
      <w:r w:rsidRPr="00C2462D">
        <w:rPr>
          <w:rFonts w:ascii="Times New Roman" w:hAnsi="Times New Roman" w:cs="Times New Roman"/>
          <w:sz w:val="24"/>
          <w:szCs w:val="24"/>
          <w:vertAlign w:val="subscript"/>
          <w:lang w:eastAsia="en-US"/>
        </w:rPr>
        <w:t>s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=  -12</w:t>
      </w: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v(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0)  =   -8  =  -12 + A  or  A  =  4</w:t>
      </w: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i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=  </w:t>
      </w: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Cdv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/</w:t>
      </w: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dt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,  or  </w:t>
      </w: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i/C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=  dv/</w:t>
      </w:r>
      <w:proofErr w:type="spell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dt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  =  [-3(Acos4t + Bsin4t)e</w:t>
      </w:r>
      <w:r w:rsidRPr="00C2462D">
        <w:rPr>
          <w:rFonts w:ascii="Times New Roman" w:hAnsi="Times New Roman" w:cs="Times New Roman"/>
          <w:sz w:val="24"/>
          <w:szCs w:val="24"/>
          <w:vertAlign w:val="superscript"/>
          <w:lang w:eastAsia="en-US"/>
        </w:rPr>
        <w:t>-3t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>] + [4(-Asin4t + Bcos4t)e</w:t>
      </w:r>
      <w:r w:rsidRPr="00C2462D">
        <w:rPr>
          <w:rFonts w:ascii="Times New Roman" w:hAnsi="Times New Roman" w:cs="Times New Roman"/>
          <w:sz w:val="24"/>
          <w:szCs w:val="24"/>
          <w:vertAlign w:val="superscript"/>
          <w:lang w:eastAsia="en-US"/>
        </w:rPr>
        <w:t>-3t</w:t>
      </w:r>
      <w:r w:rsidRPr="00C2462D">
        <w:rPr>
          <w:rFonts w:ascii="Times New Roman" w:hAnsi="Times New Roman" w:cs="Times New Roman"/>
          <w:sz w:val="24"/>
          <w:szCs w:val="24"/>
          <w:lang w:eastAsia="en-US"/>
        </w:rPr>
        <w:t>]</w:t>
      </w: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  <w:proofErr w:type="spellStart"/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i</w:t>
      </w:r>
      <w:proofErr w:type="spell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(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>0)  =  -3A + 4B  or  B  =  3</w:t>
      </w: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eastAsia="en-US"/>
        </w:rPr>
      </w:pPr>
      <w:proofErr w:type="gramStart"/>
      <w:r w:rsidRPr="00C2462D">
        <w:rPr>
          <w:rFonts w:ascii="Times New Roman" w:hAnsi="Times New Roman" w:cs="Times New Roman"/>
          <w:sz w:val="24"/>
          <w:szCs w:val="24"/>
          <w:lang w:eastAsia="en-US"/>
        </w:rPr>
        <w:t>v(</w:t>
      </w:r>
      <w:proofErr w:type="gramEnd"/>
      <w:r w:rsidRPr="00C2462D">
        <w:rPr>
          <w:rFonts w:ascii="Times New Roman" w:hAnsi="Times New Roman" w:cs="Times New Roman"/>
          <w:sz w:val="24"/>
          <w:szCs w:val="24"/>
          <w:lang w:eastAsia="en-US"/>
        </w:rPr>
        <w:t xml:space="preserve">t)  =  </w:t>
      </w:r>
      <w:r w:rsidRPr="00C2462D">
        <w:rPr>
          <w:rFonts w:ascii="Times New Roman" w:hAnsi="Times New Roman" w:cs="Times New Roman"/>
          <w:b/>
          <w:bCs/>
          <w:sz w:val="24"/>
          <w:szCs w:val="24"/>
          <w:u w:val="single"/>
          <w:lang w:eastAsia="en-US"/>
        </w:rPr>
        <w:t>{-12 + [(4cos4t + 3sin4t)e</w:t>
      </w:r>
      <w:r w:rsidRPr="00C2462D">
        <w:rPr>
          <w:rFonts w:ascii="Times New Roman" w:hAnsi="Times New Roman" w:cs="Times New Roman"/>
          <w:b/>
          <w:bCs/>
          <w:sz w:val="24"/>
          <w:szCs w:val="24"/>
          <w:u w:val="single"/>
          <w:vertAlign w:val="superscript"/>
          <w:lang w:eastAsia="en-US"/>
        </w:rPr>
        <w:t>-3t</w:t>
      </w:r>
      <w:r w:rsidRPr="00C2462D">
        <w:rPr>
          <w:rFonts w:ascii="Times New Roman" w:hAnsi="Times New Roman" w:cs="Times New Roman"/>
          <w:b/>
          <w:bCs/>
          <w:sz w:val="24"/>
          <w:szCs w:val="24"/>
          <w:u w:val="single"/>
          <w:lang w:eastAsia="en-US"/>
        </w:rPr>
        <w:t>]} A</w:t>
      </w:r>
    </w:p>
    <w:p w:rsid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en-US"/>
        </w:rPr>
      </w:pPr>
    </w:p>
    <w:p w:rsidR="00C2462D" w:rsidRDefault="00C2462D" w:rsidP="00C2462D">
      <w:pPr>
        <w:numPr>
          <w:ilvl w:val="0"/>
          <w:numId w:val="1"/>
        </w:numPr>
        <w:spacing w:after="0" w:line="240" w:lineRule="auto"/>
        <w:rPr>
          <w:rFonts w:ascii="Times New Roman" w:eastAsia="MS Mincho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 Determine </w:t>
      </w:r>
      <w:proofErr w:type="spellStart"/>
      <w:proofErr w:type="gramStart"/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i</w:t>
      </w:r>
      <w:proofErr w:type="spellEnd"/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>(</w:t>
      </w:r>
      <w:proofErr w:type="gramEnd"/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t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) for </w:t>
      </w:r>
      <w:r w:rsidRPr="00C2462D">
        <w:rPr>
          <w:rFonts w:ascii="Times New Roman" w:eastAsia="MS Mincho" w:hAnsi="Times New Roman" w:cs="Times New Roman"/>
          <w:i/>
          <w:iCs/>
          <w:sz w:val="24"/>
          <w:szCs w:val="24"/>
          <w:lang w:eastAsia="en-US"/>
        </w:rPr>
        <w:t>t</w:t>
      </w: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  <w:lang w:eastAsia="en-US"/>
        </w:rPr>
        <w:t>≥ 0 in the circuit shown below.</w:t>
      </w:r>
    </w:p>
    <w:p w:rsidR="00C2462D" w:rsidRPr="00C2462D" w:rsidRDefault="00C2462D" w:rsidP="00C2462D">
      <w:pPr>
        <w:spacing w:after="0" w:line="240" w:lineRule="auto"/>
        <w:ind w:left="360"/>
        <w:rPr>
          <w:rFonts w:ascii="Times New Roman" w:eastAsia="MS Mincho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ind w:left="720"/>
        <w:rPr>
          <w:rFonts w:ascii="Times New Roman" w:eastAsia="MS Mincho" w:hAnsi="Times New Roman" w:cs="Courier New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ind w:left="720"/>
        <w:rPr>
          <w:rFonts w:ascii="Times New Roman" w:eastAsia="MS Mincho" w:hAnsi="Times New Roman" w:cs="Courier New"/>
          <w:sz w:val="24"/>
          <w:szCs w:val="24"/>
          <w:lang w:eastAsia="en-US"/>
        </w:rPr>
      </w:pPr>
      <w:r w:rsidRPr="00C2462D">
        <w:rPr>
          <w:rFonts w:ascii="Times New Roman" w:eastAsia="MS Mincho" w:hAnsi="Times New Roman" w:cs="Courier New"/>
          <w:noProof/>
          <w:sz w:val="24"/>
          <w:szCs w:val="24"/>
        </w:rPr>
        <w:drawing>
          <wp:inline distT="0" distB="0" distL="0" distR="0" wp14:anchorId="0C10597D" wp14:editId="6A45D365">
            <wp:extent cx="3048000" cy="990600"/>
            <wp:effectExtent l="0" t="0" r="0" b="0"/>
            <wp:docPr id="193473" name="Picture 193473" descr="images\08-0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mages\08-096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2D" w:rsidRPr="00C2462D" w:rsidRDefault="00C2462D" w:rsidP="00C2462D">
      <w:pPr>
        <w:spacing w:after="0" w:line="240" w:lineRule="auto"/>
        <w:ind w:left="720"/>
        <w:rPr>
          <w:rFonts w:ascii="Times New Roman" w:eastAsia="MS Mincho" w:hAnsi="Times New Roman" w:cs="Courier New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  <w:lang w:eastAsia="en-US"/>
        </w:rPr>
      </w:pPr>
      <w:r w:rsidRPr="00C2462D">
        <w:rPr>
          <w:rFonts w:ascii="Times New Roman" w:eastAsia="MS Mincho" w:hAnsi="Times New Roman" w:cs="Times New Roman"/>
          <w:sz w:val="24"/>
          <w:szCs w:val="24"/>
          <w:lang w:eastAsia="en-US"/>
        </w:rPr>
        <w:t>Sol:</w:t>
      </w:r>
    </w:p>
    <w:p w:rsidR="00C2462D" w:rsidRPr="00C2462D" w:rsidRDefault="00C2462D" w:rsidP="00C2462D">
      <w:pPr>
        <w:spacing w:after="0" w:line="240" w:lineRule="auto"/>
        <w:rPr>
          <w:rFonts w:ascii="Times New Roman" w:eastAsia="MS Mincho" w:hAnsi="Times New Roman" w:cs="Times New Roman"/>
          <w:sz w:val="24"/>
          <w:szCs w:val="24"/>
          <w:lang w:eastAsia="en-US"/>
        </w:rPr>
      </w:pPr>
    </w:p>
    <w:p w:rsidR="00C2462D" w:rsidRPr="00C2462D" w:rsidRDefault="00C2462D" w:rsidP="00C2462D">
      <w:r w:rsidRPr="00C2462D">
        <w:t>For  t  =  0</w:t>
      </w:r>
      <w:r w:rsidRPr="00C2462D">
        <w:rPr>
          <w:vertAlign w:val="superscript"/>
        </w:rPr>
        <w:t>-</w:t>
      </w:r>
      <w:r w:rsidRPr="00C2462D">
        <w:t xml:space="preserve">,  </w:t>
      </w:r>
      <w:proofErr w:type="spellStart"/>
      <w:r w:rsidRPr="00C2462D">
        <w:t>i</w:t>
      </w:r>
      <w:proofErr w:type="spellEnd"/>
      <w:r w:rsidRPr="00C2462D">
        <w:t>(0)  =  3 + 12/4  =  6  and  v(0)  =  0.</w:t>
      </w:r>
    </w:p>
    <w:p w:rsidR="00C2462D" w:rsidRPr="00C2462D" w:rsidRDefault="00C2462D" w:rsidP="00C2462D">
      <w:proofErr w:type="gramStart"/>
      <w:r w:rsidRPr="00C2462D">
        <w:t>For  t</w:t>
      </w:r>
      <w:proofErr w:type="gramEnd"/>
      <w:r w:rsidRPr="00C2462D">
        <w:t xml:space="preserve"> &gt; 0,  we have a parallel </w:t>
      </w:r>
      <w:r w:rsidRPr="00C2462D">
        <w:rPr>
          <w:i/>
          <w:iCs/>
        </w:rPr>
        <w:t>RLC</w:t>
      </w:r>
      <w:r w:rsidRPr="00C2462D">
        <w:t xml:space="preserve"> circuit with a step input.</w:t>
      </w:r>
    </w:p>
    <w:p w:rsidR="00C2462D" w:rsidRPr="00C2462D" w:rsidRDefault="00C2462D" w:rsidP="00C2462D">
      <w:pPr>
        <w:numPr>
          <w:ilvl w:val="0"/>
          <w:numId w:val="3"/>
        </w:numPr>
        <w:spacing w:after="0" w:line="240" w:lineRule="auto"/>
        <w:jc w:val="center"/>
      </w:pPr>
      <w:r w:rsidRPr="00C2462D">
        <w:t>=  1/(2RC)  =  (1)/(2x5x0.05)  =  2</w:t>
      </w:r>
    </w:p>
    <w:p w:rsidR="00C2462D" w:rsidRPr="00C2462D" w:rsidRDefault="00C2462D" w:rsidP="00C2462D">
      <w:pPr>
        <w:jc w:val="center"/>
      </w:pPr>
      <w:r w:rsidRPr="00C2462D">
        <w:sym w:font="Symbol" w:char="F077"/>
      </w:r>
      <w:r w:rsidRPr="00C2462D">
        <w:rPr>
          <w:vertAlign w:val="subscript"/>
        </w:rPr>
        <w:t>o</w:t>
      </w:r>
      <w:r w:rsidRPr="00C2462D">
        <w:t xml:space="preserve"> = 1/</w:t>
      </w:r>
      <w:r w:rsidRPr="00C2462D">
        <w:rPr>
          <w:position w:val="-8"/>
        </w:rPr>
        <w:object w:dxaOrig="560" w:dyaOrig="360">
          <v:shape id="_x0000_i1045" type="#_x0000_t75" style="width:27.75pt;height:18pt" o:ole="" fillcolor="window">
            <v:imagedata r:id="rId71" o:title=""/>
          </v:shape>
          <o:OLEObject Type="Embed" ProgID="Equation.3" ShapeID="_x0000_i1045" DrawAspect="Content" ObjectID="_1605773844" r:id="rId78"/>
        </w:object>
      </w:r>
      <w:r w:rsidRPr="00C2462D">
        <w:t xml:space="preserve"> </w:t>
      </w:r>
      <w:proofErr w:type="gramStart"/>
      <w:r w:rsidRPr="00C2462D">
        <w:t>=  1</w:t>
      </w:r>
      <w:proofErr w:type="gramEnd"/>
      <w:r w:rsidRPr="00C2462D">
        <w:t>/</w:t>
      </w:r>
      <w:r w:rsidRPr="00C2462D">
        <w:rPr>
          <w:position w:val="-8"/>
        </w:rPr>
        <w:object w:dxaOrig="920" w:dyaOrig="360">
          <v:shape id="_x0000_i1046" type="#_x0000_t75" style="width:45.75pt;height:18pt" o:ole="" fillcolor="window">
            <v:imagedata r:id="rId79" o:title=""/>
          </v:shape>
          <o:OLEObject Type="Embed" ProgID="Equation.3" ShapeID="_x0000_i1046" DrawAspect="Content" ObjectID="_1605773845" r:id="rId80"/>
        </w:object>
      </w:r>
      <w:r w:rsidRPr="00C2462D">
        <w:t xml:space="preserve"> =  2</w:t>
      </w:r>
    </w:p>
    <w:p w:rsidR="00C2462D" w:rsidRPr="00C2462D" w:rsidRDefault="00C2462D" w:rsidP="00C2462D">
      <w:pPr>
        <w:jc w:val="center"/>
      </w:pPr>
      <w:r w:rsidRPr="00C2462D">
        <w:t xml:space="preserve">Since </w:t>
      </w:r>
      <w:r w:rsidRPr="00C2462D">
        <w:sym w:font="Symbol" w:char="F061"/>
      </w:r>
      <w:r w:rsidRPr="00C2462D">
        <w:t xml:space="preserve">  </w:t>
      </w:r>
      <w:proofErr w:type="gramStart"/>
      <w:r w:rsidRPr="00C2462D">
        <w:t xml:space="preserve">=  </w:t>
      </w:r>
      <w:proofErr w:type="gramEnd"/>
      <w:r w:rsidRPr="00C2462D">
        <w:sym w:font="Symbol" w:char="F077"/>
      </w:r>
      <w:r w:rsidRPr="00C2462D">
        <w:rPr>
          <w:vertAlign w:val="subscript"/>
        </w:rPr>
        <w:t>o</w:t>
      </w:r>
      <w:r w:rsidRPr="00C2462D">
        <w:t>, we have a critically damped response.</w:t>
      </w:r>
    </w:p>
    <w:p w:rsidR="00C2462D" w:rsidRPr="00C2462D" w:rsidRDefault="00C2462D" w:rsidP="00C2462D">
      <w:pPr>
        <w:jc w:val="center"/>
      </w:pPr>
      <w:r w:rsidRPr="00C2462D">
        <w:t>s</w:t>
      </w:r>
      <w:r w:rsidRPr="00C2462D">
        <w:rPr>
          <w:vertAlign w:val="subscript"/>
        </w:rPr>
        <w:t>1</w:t>
      </w:r>
      <w:proofErr w:type="gramStart"/>
      <w:r w:rsidRPr="00C2462D">
        <w:rPr>
          <w:vertAlign w:val="subscript"/>
        </w:rPr>
        <w:t>,2</w:t>
      </w:r>
      <w:proofErr w:type="gramEnd"/>
      <w:r w:rsidRPr="00C2462D">
        <w:t xml:space="preserve">  =    -2</w:t>
      </w:r>
    </w:p>
    <w:p w:rsidR="00C2462D" w:rsidRPr="00C2462D" w:rsidRDefault="00C2462D" w:rsidP="00C2462D">
      <w:r w:rsidRPr="00C2462D">
        <w:t>Thus,</w:t>
      </w:r>
      <w:r w:rsidRPr="00C2462D">
        <w:tab/>
      </w:r>
      <w:r w:rsidRPr="00C2462D">
        <w:tab/>
      </w:r>
      <w:r w:rsidRPr="00C2462D">
        <w:tab/>
      </w:r>
      <w:proofErr w:type="spellStart"/>
      <w:proofErr w:type="gramStart"/>
      <w:r w:rsidRPr="00C2462D">
        <w:t>i</w:t>
      </w:r>
      <w:proofErr w:type="spellEnd"/>
      <w:r w:rsidRPr="00C2462D">
        <w:t>(</w:t>
      </w:r>
      <w:proofErr w:type="gramEnd"/>
      <w:r w:rsidRPr="00C2462D">
        <w:t>t)  =  I</w:t>
      </w:r>
      <w:r w:rsidRPr="00C2462D">
        <w:rPr>
          <w:vertAlign w:val="subscript"/>
        </w:rPr>
        <w:t>s</w:t>
      </w:r>
      <w:r w:rsidRPr="00C2462D">
        <w:t xml:space="preserve"> + [(A + </w:t>
      </w:r>
      <w:proofErr w:type="spellStart"/>
      <w:r w:rsidRPr="00C2462D">
        <w:t>Bt</w:t>
      </w:r>
      <w:proofErr w:type="spellEnd"/>
      <w:r w:rsidRPr="00C2462D">
        <w:t>)e</w:t>
      </w:r>
      <w:r w:rsidRPr="00C2462D">
        <w:rPr>
          <w:vertAlign w:val="superscript"/>
        </w:rPr>
        <w:t>-2t</w:t>
      </w:r>
      <w:r w:rsidRPr="00C2462D">
        <w:t>],   I</w:t>
      </w:r>
      <w:r w:rsidRPr="00C2462D">
        <w:rPr>
          <w:vertAlign w:val="subscript"/>
        </w:rPr>
        <w:t>s</w:t>
      </w:r>
      <w:r w:rsidRPr="00C2462D">
        <w:t xml:space="preserve">  =  3</w:t>
      </w:r>
    </w:p>
    <w:p w:rsidR="00C2462D" w:rsidRPr="00C2462D" w:rsidRDefault="00C2462D" w:rsidP="00C2462D">
      <w:pPr>
        <w:jc w:val="center"/>
      </w:pPr>
      <w:proofErr w:type="spellStart"/>
      <w:r w:rsidRPr="00C2462D">
        <w:t>i</w:t>
      </w:r>
      <w:proofErr w:type="spellEnd"/>
      <w:r w:rsidRPr="00C2462D">
        <w:t>(0)  =  6  =  3 + A  or  A  =  3</w:t>
      </w:r>
    </w:p>
    <w:p w:rsidR="00C2462D" w:rsidRPr="00C2462D" w:rsidRDefault="00C2462D" w:rsidP="00C2462D">
      <w:pPr>
        <w:jc w:val="center"/>
      </w:pPr>
      <w:proofErr w:type="gramStart"/>
      <w:r w:rsidRPr="00C2462D">
        <w:t>v  =</w:t>
      </w:r>
      <w:proofErr w:type="gramEnd"/>
      <w:r w:rsidRPr="00C2462D">
        <w:t xml:space="preserve">  </w:t>
      </w:r>
      <w:proofErr w:type="spellStart"/>
      <w:r w:rsidRPr="00C2462D">
        <w:t>Ldi</w:t>
      </w:r>
      <w:proofErr w:type="spellEnd"/>
      <w:r w:rsidRPr="00C2462D">
        <w:t>/</w:t>
      </w:r>
      <w:proofErr w:type="spellStart"/>
      <w:r w:rsidRPr="00C2462D">
        <w:t>dt</w:t>
      </w:r>
      <w:proofErr w:type="spellEnd"/>
      <w:r w:rsidRPr="00C2462D">
        <w:t xml:space="preserve">  or  v/L  =  di/</w:t>
      </w:r>
      <w:proofErr w:type="spellStart"/>
      <w:r w:rsidRPr="00C2462D">
        <w:t>dt</w:t>
      </w:r>
      <w:proofErr w:type="spellEnd"/>
      <w:r w:rsidRPr="00C2462D">
        <w:t xml:space="preserve">  =   [Be</w:t>
      </w:r>
      <w:r w:rsidRPr="00C2462D">
        <w:rPr>
          <w:vertAlign w:val="superscript"/>
        </w:rPr>
        <w:t>-2t</w:t>
      </w:r>
      <w:r w:rsidRPr="00C2462D">
        <w:t xml:space="preserve">] + [-2(A + </w:t>
      </w:r>
      <w:proofErr w:type="spellStart"/>
      <w:r w:rsidRPr="00C2462D">
        <w:t>Bt</w:t>
      </w:r>
      <w:proofErr w:type="spellEnd"/>
      <w:r w:rsidRPr="00C2462D">
        <w:t>)e</w:t>
      </w:r>
      <w:r w:rsidRPr="00C2462D">
        <w:rPr>
          <w:vertAlign w:val="superscript"/>
        </w:rPr>
        <w:t>-2t</w:t>
      </w:r>
      <w:r w:rsidRPr="00C2462D">
        <w:t>]</w:t>
      </w:r>
    </w:p>
    <w:p w:rsidR="00C2462D" w:rsidRPr="00C2462D" w:rsidRDefault="00C2462D" w:rsidP="00C2462D">
      <w:pPr>
        <w:jc w:val="center"/>
      </w:pPr>
      <w:r w:rsidRPr="00C2462D">
        <w:t>v(0)/L  = 0  =  di(0)/</w:t>
      </w:r>
      <w:proofErr w:type="spellStart"/>
      <w:r w:rsidRPr="00C2462D">
        <w:t>dt</w:t>
      </w:r>
      <w:proofErr w:type="spellEnd"/>
      <w:r w:rsidRPr="00C2462D">
        <w:t xml:space="preserve">  =  B – 2x3  or  B  =  6</w:t>
      </w:r>
    </w:p>
    <w:p w:rsidR="00C2462D" w:rsidRDefault="00C2462D" w:rsidP="00C2462D">
      <w:pPr>
        <w:jc w:val="center"/>
        <w:rPr>
          <w:b/>
          <w:bCs/>
          <w:u w:val="single"/>
          <w:lang w:eastAsia="zh-HK"/>
        </w:rPr>
      </w:pPr>
      <w:r w:rsidRPr="00C2462D">
        <w:t>Thus,</w:t>
      </w:r>
      <w:r w:rsidRPr="00C2462D">
        <w:tab/>
      </w:r>
      <w:proofErr w:type="spellStart"/>
      <w:proofErr w:type="gramStart"/>
      <w:r w:rsidRPr="00C2462D">
        <w:t>i</w:t>
      </w:r>
      <w:proofErr w:type="spellEnd"/>
      <w:r w:rsidRPr="00C2462D">
        <w:t>(</w:t>
      </w:r>
      <w:proofErr w:type="gramEnd"/>
      <w:r w:rsidRPr="00C2462D">
        <w:t xml:space="preserve">t)  =   </w:t>
      </w:r>
      <w:r w:rsidRPr="00C2462D">
        <w:rPr>
          <w:b/>
          <w:bCs/>
          <w:u w:val="single"/>
        </w:rPr>
        <w:t>{3 + [(3 + 6t)e</w:t>
      </w:r>
      <w:r w:rsidRPr="00C2462D">
        <w:rPr>
          <w:b/>
          <w:bCs/>
          <w:u w:val="single"/>
          <w:vertAlign w:val="superscript"/>
        </w:rPr>
        <w:t>-2t</w:t>
      </w:r>
      <w:r w:rsidRPr="00C2462D">
        <w:rPr>
          <w:b/>
          <w:bCs/>
          <w:u w:val="single"/>
        </w:rPr>
        <w:t>]} A</w:t>
      </w:r>
    </w:p>
    <w:p w:rsidR="0041365C" w:rsidRPr="00C2462D" w:rsidRDefault="0041365C" w:rsidP="00C2462D">
      <w:pPr>
        <w:jc w:val="center"/>
        <w:rPr>
          <w:b/>
          <w:bCs/>
          <w:u w:val="single"/>
          <w:lang w:eastAsia="zh-HK"/>
        </w:rPr>
      </w:pPr>
    </w:p>
    <w:p w:rsidR="00480483" w:rsidRPr="00480483" w:rsidRDefault="00480483" w:rsidP="0048048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 w:rsidRPr="00480483">
        <w:rPr>
          <w:rFonts w:ascii="Times New Roman" w:eastAsia="新細明體" w:hAnsi="Times New Roman" w:cs="Times New Roman"/>
          <w:sz w:val="24"/>
          <w:szCs w:val="20"/>
          <w:lang w:val="da-DK" w:eastAsia="zh-HK"/>
        </w:rPr>
        <w:lastRenderedPageBreak/>
        <w:t xml:space="preserve">There are two switches S1 and S2 in </w:t>
      </w:r>
      <w:r w:rsidRPr="00480483">
        <w:rPr>
          <w:rFonts w:ascii="Times New Roman" w:eastAsia="新細明體" w:hAnsi="Times New Roman" w:cs="Times New Roman" w:hint="eastAsia"/>
          <w:sz w:val="24"/>
          <w:szCs w:val="20"/>
          <w:lang w:val="da-DK" w:eastAsia="zh-HK"/>
        </w:rPr>
        <w:t>the figure below</w:t>
      </w:r>
      <w:r w:rsidRPr="00480483">
        <w:rPr>
          <w:rFonts w:ascii="Times New Roman" w:eastAsia="新細明體" w:hAnsi="Times New Roman" w:cs="Times New Roman"/>
          <w:sz w:val="24"/>
          <w:szCs w:val="20"/>
          <w:lang w:val="da-DK" w:eastAsia="zh-HK"/>
        </w:rPr>
        <w:t xml:space="preserve">. S1 has been opened and S2 has been closed for a long time. At t = 0, S1 is closed while S2 is opened. </w:t>
      </w:r>
    </w:p>
    <w:p w:rsidR="00480483" w:rsidRPr="00A646C7" w:rsidRDefault="00480483" w:rsidP="00480483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>
        <w:rPr>
          <w:noProof/>
        </w:rPr>
        <w:drawing>
          <wp:inline distT="0" distB="0" distL="0" distR="0" wp14:anchorId="2EB4629C" wp14:editId="5937C9B8">
            <wp:extent cx="5240020" cy="2035934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70" cy="2052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pStyle w:val="a3"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 w:rsidRPr="00646562">
        <w:rPr>
          <w:rFonts w:ascii="Times New Roman" w:eastAsia="新細明體" w:hAnsi="Times New Roman" w:cs="Times New Roman"/>
          <w:sz w:val="24"/>
          <w:szCs w:val="20"/>
          <w:lang w:val="da-DK" w:eastAsia="zh-HK"/>
        </w:rPr>
        <w:t>Determine Vc(t) and the inductor current at t = 0.</w:t>
      </w: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B90437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257" type="#_x0000_t75" style="position:absolute;margin-left:1.2pt;margin-top:3.35pt;width:195pt;height:37.9pt;z-index:251721728;visibility:visible">
            <v:imagedata r:id="rId82" o:title=""/>
          </v:shape>
          <o:OLEObject Type="Embed" ProgID="Equation.3" ShapeID="_x0000_s1257" DrawAspect="Content" ObjectID="_1605773866" r:id="rId83"/>
        </w:pict>
      </w: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Pr="00646562" w:rsidRDefault="00480483" w:rsidP="00480483">
      <w:pPr>
        <w:pStyle w:val="a3"/>
        <w:numPr>
          <w:ilvl w:val="0"/>
          <w:numId w:val="14"/>
        </w:numPr>
        <w:spacing w:after="0" w:line="240" w:lineRule="auto"/>
        <w:contextualSpacing w:val="0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 w:rsidRPr="00AB5F10">
        <w:rPr>
          <w:rFonts w:ascii="Times New Roman" w:eastAsia="新細明體" w:hAnsi="Times New Roman" w:cs="Times New Roman"/>
          <w:sz w:val="24"/>
          <w:szCs w:val="20"/>
          <w:lang w:val="da-DK" w:eastAsia="zh-HK"/>
        </w:rPr>
        <w:t>Determine the expression of Vc(t) for t ≥ 0.</w:t>
      </w:r>
    </w:p>
    <w:p w:rsidR="00480483" w:rsidRDefault="00B90437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258" type="#_x0000_t75" style="position:absolute;margin-left:5.2pt;margin-top:10.9pt;width:191pt;height:69.8pt;z-index:251722752;visibility:visible">
            <v:imagedata r:id="rId84" o:title=""/>
          </v:shape>
          <o:OLEObject Type="Embed" ProgID="Equation.3" ShapeID="_x0000_s1258" DrawAspect="Content" ObjectID="_1605773867" r:id="rId85"/>
        </w:pict>
      </w: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B90437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259" type="#_x0000_t75" style="position:absolute;margin-left:12.35pt;margin-top:-87.6pt;width:321pt;height:205.4pt;z-index:251723776;visibility:visible">
            <v:imagedata r:id="rId86" o:title=""/>
          </v:shape>
          <o:OLEObject Type="Embed" ProgID="Equation.3" ShapeID="_x0000_s1259" DrawAspect="Content" ObjectID="_1605773868" r:id="rId87"/>
        </w:pict>
      </w: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480483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da-DK" w:eastAsia="zh-HK"/>
        </w:rPr>
      </w:pPr>
    </w:p>
    <w:p w:rsidR="00480483" w:rsidRDefault="00480483" w:rsidP="00A22F73">
      <w:pPr>
        <w:rPr>
          <w:rFonts w:ascii="Times New Roman" w:hAnsi="Times New Roman" w:cs="Times New Roman"/>
          <w:bCs/>
          <w:sz w:val="24"/>
          <w:szCs w:val="24"/>
          <w:lang w:eastAsia="zh-HK"/>
        </w:rPr>
      </w:pPr>
    </w:p>
    <w:p w:rsidR="0041365C" w:rsidRDefault="0041365C" w:rsidP="00A22F73">
      <w:pPr>
        <w:rPr>
          <w:rFonts w:ascii="Times New Roman" w:hAnsi="Times New Roman" w:cs="Times New Roman"/>
          <w:bCs/>
          <w:sz w:val="24"/>
          <w:szCs w:val="24"/>
          <w:lang w:eastAsia="zh-HK"/>
        </w:rPr>
      </w:pPr>
    </w:p>
    <w:p w:rsidR="0041365C" w:rsidRDefault="0041365C" w:rsidP="00A22F73">
      <w:pPr>
        <w:rPr>
          <w:rFonts w:ascii="Times New Roman" w:hAnsi="Times New Roman" w:cs="Times New Roman"/>
          <w:bCs/>
          <w:sz w:val="24"/>
          <w:szCs w:val="24"/>
          <w:lang w:eastAsia="zh-HK"/>
        </w:rPr>
      </w:pPr>
    </w:p>
    <w:p w:rsidR="0041365C" w:rsidRDefault="0041365C" w:rsidP="00A22F73">
      <w:pPr>
        <w:rPr>
          <w:rFonts w:ascii="Times New Roman" w:hAnsi="Times New Roman" w:cs="Times New Roman"/>
          <w:bCs/>
          <w:sz w:val="24"/>
          <w:szCs w:val="24"/>
          <w:lang w:eastAsia="zh-HK"/>
        </w:rPr>
      </w:pPr>
    </w:p>
    <w:p w:rsidR="0041365C" w:rsidRPr="00A22F73" w:rsidRDefault="0041365C" w:rsidP="00A22F73">
      <w:pPr>
        <w:rPr>
          <w:rFonts w:ascii="Times New Roman" w:hAnsi="Times New Roman" w:cs="Times New Roman"/>
          <w:bCs/>
          <w:sz w:val="24"/>
          <w:szCs w:val="24"/>
          <w:lang w:eastAsia="zh-HK"/>
        </w:rPr>
      </w:pPr>
    </w:p>
    <w:p w:rsidR="00B21EE4" w:rsidRDefault="00B21EE4" w:rsidP="00714B38">
      <w:pPr>
        <w:pStyle w:val="a6"/>
        <w:numPr>
          <w:ilvl w:val="0"/>
          <w:numId w:val="1"/>
        </w:numPr>
        <w:rPr>
          <w:rFonts w:ascii="Times New Roman" w:eastAsia="MS Mincho" w:hAnsi="Times New Roman" w:cs="Times New Roman"/>
          <w:sz w:val="24"/>
          <w:szCs w:val="24"/>
        </w:rPr>
      </w:pPr>
      <w:r w:rsidRPr="00B21EE4">
        <w:rPr>
          <w:rFonts w:ascii="Times New Roman" w:eastAsia="MS Mincho" w:hAnsi="Times New Roman" w:cs="Times New Roman"/>
          <w:sz w:val="24"/>
          <w:szCs w:val="24"/>
        </w:rPr>
        <w:t xml:space="preserve"> </w:t>
      </w:r>
      <w:r>
        <w:rPr>
          <w:rFonts w:ascii="Times New Roman" w:eastAsia="MS Mincho" w:hAnsi="Times New Roman" w:cs="Times New Roman"/>
          <w:sz w:val="24"/>
          <w:szCs w:val="24"/>
        </w:rPr>
        <w:t xml:space="preserve">Calculate </w:t>
      </w:r>
      <w:proofErr w:type="spellStart"/>
      <w:proofErr w:type="gram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v</w:t>
      </w:r>
      <w:r>
        <w:rPr>
          <w:rFonts w:ascii="Times New Roman" w:eastAsia="MS Mincho" w:hAnsi="Times New Roman" w:cs="Times New Roman"/>
          <w:i/>
          <w:iCs/>
          <w:sz w:val="24"/>
          <w:szCs w:val="24"/>
          <w:vertAlign w:val="subscript"/>
        </w:rPr>
        <w:t>o</w:t>
      </w:r>
      <w:proofErr w:type="spellEnd"/>
      <w:r>
        <w:rPr>
          <w:rFonts w:ascii="Times New Roman" w:eastAsia="MS Mincho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MS Mincho" w:hAnsi="Times New Roman" w:cs="Times New Roman"/>
          <w:i/>
          <w:iCs/>
          <w:sz w:val="24"/>
          <w:szCs w:val="24"/>
        </w:rPr>
        <w:t>t</w:t>
      </w:r>
      <w:r w:rsidR="00C2462D">
        <w:rPr>
          <w:rFonts w:ascii="Times New Roman" w:eastAsia="MS Mincho" w:hAnsi="Times New Roman" w:cs="Times New Roman"/>
          <w:sz w:val="24"/>
          <w:szCs w:val="24"/>
        </w:rPr>
        <w:t xml:space="preserve">) in the following circuit. </w:t>
      </w: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/>
          <w:sz w:val="24"/>
          <w:szCs w:val="24"/>
        </w:rPr>
      </w:pPr>
      <w:r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0</wp:posOffset>
                </wp:positionV>
                <wp:extent cx="3505200" cy="1400175"/>
                <wp:effectExtent l="0" t="0" r="0" b="3810"/>
                <wp:wrapNone/>
                <wp:docPr id="193474" name="Group 193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5200" cy="1400175"/>
                          <a:chOff x="1440" y="2544"/>
                          <a:chExt cx="5520" cy="2205"/>
                        </a:xfrm>
                      </wpg:grpSpPr>
                      <pic:pic xmlns:pic="http://schemas.openxmlformats.org/drawingml/2006/picture">
                        <pic:nvPicPr>
                          <pic:cNvPr id="193475" name="Picture 1054" descr="09-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2544"/>
                            <a:ext cx="4800" cy="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476" name="Text Box 1055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3690"/>
                            <a:ext cx="202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65C8" w:rsidRPr="005A2EBF" w:rsidRDefault="007265C8" w:rsidP="00B21EE4">
                              <w:pPr>
                                <w:jc w:val="right"/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100cos(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200t) 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474" o:spid="_x0000_s1731" style="position:absolute;left:0;text-align:left;margin-left:12.75pt;margin-top:0;width:276pt;height:110.25pt;z-index:251676672" coordorigin="1440,2544" coordsize="5520,2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">
                <v:shape id="Picture 1054" o:spid="_x0000_s1732" type="#_x0000_t75" alt="09-049" style="position:absolute;left:2160;top:2544;width:4800;height:2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Np03EAAAA3wAAAA8AAABkcnMvZG93bnJldi54bWxET0tLw0AQvgv+h2UEb3Zi1djGbov4QA+C&#10;2PagtyE7zQazsyE7tvHfu4Lg8eN7L1Zj6Myeh9RGsXA+KcCw1NG10ljYbh7PZmCSkjjqorCFb06w&#10;Wh4fLahy8SBvvF9rY3KIpIoseNW+Qky150BpEnuWzO3iEEgzHBp0Ax1yeOhwWhQlBmolN3jq+c5z&#10;/bn+ChZQd0+pfPlo0M8eyvT+Or+folp7ejLe3oBRHvVf/Od+dnn+/OLy+gp+/2QAu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+Np03EAAAA3wAAAA8AAAAAAAAAAAAAAAAA&#10;nwIAAGRycy9kb3ducmV2LnhtbFBLBQYAAAAABAAEAPcAAACQAwAAAAA=&#10;">
                  <v:imagedata r:id="rId89" o:title="09-049"/>
                </v:shape>
                <v:shape id="Text Box 1055" o:spid="_x0000_s1733" type="#_x0000_t202" style="position:absolute;left:1440;top:3690;width:202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5Y5sIA&#10;AADfAAAADwAAAGRycy9kb3ducmV2LnhtbERPzYrCMBC+C/sOYYS9yJruqq1Wo6iw4lXXBxibsS02&#10;k9JEW9/eLAgeP77/xaozlbhT40rLCr6HEQjizOqScwWnv9+vKQjnkTVWlknBgxyslh+9Babatnyg&#10;+9HnIoSwS1FB4X2dSumyggy6oa2JA3exjUEfYJNL3WAbwk0lf6IolgZLDg0F1rQtKLseb0bBZd8O&#10;JrP2vPOn5DCON1gmZ/tQ6rPfrecgPHX+LX659zrMn43GSQz/fwI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PljmwgAAAN8AAAAPAAAAAAAAAAAAAAAAAJgCAABkcnMvZG93&#10;bnJldi54bWxQSwUGAAAAAAQABAD1AAAAhwMAAAAA&#10;" stroked="f">
                  <v:textbox>
                    <w:txbxContent>
                      <w:p w:rsidR="007265C8" w:rsidRPr="005A2EBF" w:rsidRDefault="007265C8" w:rsidP="00B21EE4">
                        <w:pPr>
                          <w:jc w:val="right"/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>100cos(</w:t>
                        </w:r>
                        <w:proofErr w:type="gramEnd"/>
                        <w:r>
                          <w:rPr>
                            <w:b/>
                          </w:rPr>
                          <w:t>200t) 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21EE4" w:rsidRDefault="00B21EE4" w:rsidP="00B21EE4">
      <w:pPr>
        <w:pStyle w:val="a6"/>
        <w:ind w:left="720"/>
        <w:rPr>
          <w:rFonts w:ascii="Times New Roman" w:eastAsia="MS Mincho" w:hAnsi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21EE4" w:rsidRPr="0041365C" w:rsidRDefault="00B21EE4" w:rsidP="00B21EE4">
      <w:pPr>
        <w:pStyle w:val="a6"/>
        <w:rPr>
          <w:rFonts w:ascii="Times New Roman" w:eastAsiaTheme="minorEastAsia" w:hAnsi="Times New Roman" w:cs="Times New Roman"/>
          <w:sz w:val="24"/>
          <w:szCs w:val="24"/>
          <w:lang w:eastAsia="zh-HK"/>
        </w:rPr>
      </w:pPr>
    </w:p>
    <w:p w:rsidR="00B21EE4" w:rsidRPr="0041365C" w:rsidRDefault="00B21EE4" w:rsidP="0041365C">
      <w:pPr>
        <w:pStyle w:val="a6"/>
        <w:rPr>
          <w:rFonts w:ascii="Times New Roman" w:eastAsiaTheme="minorEastAsia" w:hAnsi="Times New Roman" w:cs="Times New Roman"/>
          <w:sz w:val="24"/>
          <w:szCs w:val="24"/>
          <w:lang w:eastAsia="zh-HK"/>
        </w:rPr>
      </w:pPr>
      <w:r>
        <w:rPr>
          <w:rFonts w:ascii="Times New Roman" w:eastAsia="MS Mincho" w:hAnsi="Times New Roman" w:cs="Times New Roman"/>
          <w:sz w:val="24"/>
          <w:szCs w:val="24"/>
        </w:rPr>
        <w:t>Sol:</w:t>
      </w:r>
    </w:p>
    <w:p w:rsidR="00B21EE4" w:rsidRDefault="00B21EE4" w:rsidP="00B21EE4">
      <w:pPr>
        <w:ind w:left="1440"/>
      </w:pPr>
      <w:r>
        <w:rPr>
          <w:position w:val="-28"/>
        </w:rPr>
        <w:object w:dxaOrig="4740" w:dyaOrig="680">
          <v:shape id="_x0000_i1047" type="#_x0000_t75" style="width:237pt;height:33.75pt" o:ole="" fillcolor="window">
            <v:imagedata r:id="rId90" o:title=""/>
          </v:shape>
          <o:OLEObject Type="Embed" ProgID="Equation.3" ShapeID="_x0000_i1047" DrawAspect="Content" ObjectID="_1605773846" r:id="rId91"/>
        </w:object>
      </w:r>
    </w:p>
    <w:p w:rsidR="00B21EE4" w:rsidRDefault="00B21EE4" w:rsidP="00B21EE4">
      <w:pPr>
        <w:ind w:left="1440"/>
      </w:pPr>
      <w:r>
        <w:rPr>
          <w:position w:val="-10"/>
        </w:rPr>
        <w:object w:dxaOrig="3900" w:dyaOrig="380">
          <v:shape id="_x0000_i1048" type="#_x0000_t75" style="width:195pt;height:18.75pt" o:ole="" fillcolor="window">
            <v:imagedata r:id="rId92" o:title=""/>
          </v:shape>
          <o:OLEObject Type="Embed" ProgID="Equation.3" ShapeID="_x0000_i1048" DrawAspect="Content" ObjectID="_1605773847" r:id="rId93"/>
        </w:object>
      </w:r>
    </w:p>
    <w:p w:rsidR="00B21EE4" w:rsidRDefault="00B21EE4" w:rsidP="00B21EE4">
      <w:pPr>
        <w:ind w:left="1440"/>
      </w:pPr>
      <w:r>
        <w:rPr>
          <w:position w:val="-26"/>
        </w:rPr>
        <w:object w:dxaOrig="4260" w:dyaOrig="660">
          <v:shape id="_x0000_i1049" type="#_x0000_t75" style="width:213pt;height:33pt" o:ole="" fillcolor="window">
            <v:imagedata r:id="rId94" o:title=""/>
          </v:shape>
          <o:OLEObject Type="Embed" ProgID="Equation.3" ShapeID="_x0000_i1049" DrawAspect="Content" ObjectID="_1605773848" r:id="rId95"/>
        </w:object>
      </w:r>
    </w:p>
    <w:p w:rsidR="00B21EE4" w:rsidRDefault="00B21EE4" w:rsidP="00B21EE4">
      <w:pPr>
        <w:ind w:left="1440"/>
      </w:pPr>
      <w:r w:rsidRPr="007C7643">
        <w:rPr>
          <w:position w:val="-28"/>
        </w:rPr>
        <w:object w:dxaOrig="6420" w:dyaOrig="660">
          <v:shape id="_x0000_i1050" type="#_x0000_t75" style="width:321pt;height:33pt" o:ole="" fillcolor="window">
            <v:imagedata r:id="rId96" o:title=""/>
          </v:shape>
          <o:OLEObject Type="Embed" ProgID="Equation.3" ShapeID="_x0000_i1050" DrawAspect="Content" ObjectID="_1605773849" r:id="rId97"/>
        </w:object>
      </w:r>
    </w:p>
    <w:p w:rsidR="00B21EE4" w:rsidRDefault="00B21EE4" w:rsidP="00B21EE4">
      <w:pPr>
        <w:ind w:left="720"/>
      </w:pPr>
      <w:r>
        <w:t>Thus,</w:t>
      </w:r>
      <w:r>
        <w:tab/>
      </w:r>
    </w:p>
    <w:p w:rsidR="00B21EE4" w:rsidRDefault="00B21EE4" w:rsidP="00B21EE4">
      <w:pPr>
        <w:ind w:left="720"/>
        <w:jc w:val="center"/>
      </w:pPr>
      <w:r>
        <w:rPr>
          <w:position w:val="-12"/>
        </w:rPr>
        <w:object w:dxaOrig="760" w:dyaOrig="360">
          <v:shape id="_x0000_i1051" type="#_x0000_t75" style="width:38.25pt;height:18pt" o:ole="" fillcolor="window">
            <v:imagedata r:id="rId98" o:title=""/>
          </v:shape>
          <o:OLEObject Type="Embed" ProgID="Equation.3" ShapeID="_x0000_i1051" DrawAspect="Content" ObjectID="_1605773850" r:id="rId99"/>
        </w:object>
      </w:r>
      <w:r>
        <w:t xml:space="preserve"> </w:t>
      </w:r>
      <w:r w:rsidR="007465B0">
        <w:rPr>
          <w:b/>
          <w:bCs/>
        </w:rPr>
        <w:t xml:space="preserve">28.57 </w:t>
      </w:r>
      <w:proofErr w:type="gramStart"/>
      <w:r w:rsidR="007465B0">
        <w:rPr>
          <w:b/>
          <w:bCs/>
        </w:rPr>
        <w:t>cos</w:t>
      </w:r>
      <w:r w:rsidRPr="00D8471F">
        <w:rPr>
          <w:b/>
          <w:bCs/>
        </w:rPr>
        <w:t>(</w:t>
      </w:r>
      <w:proofErr w:type="gramEnd"/>
      <w:r w:rsidRPr="00D8471F">
        <w:rPr>
          <w:b/>
          <w:bCs/>
        </w:rPr>
        <w:t>200t + 90</w:t>
      </w:r>
      <w:r w:rsidRPr="00D8471F">
        <w:rPr>
          <w:b/>
          <w:bCs/>
        </w:rPr>
        <w:sym w:font="Symbol Set SWA" w:char="F0B0"/>
      </w:r>
      <w:r w:rsidRPr="00D8471F">
        <w:rPr>
          <w:b/>
          <w:bCs/>
        </w:rPr>
        <w:t>) V</w:t>
      </w:r>
    </w:p>
    <w:p w:rsidR="00C2462D" w:rsidRDefault="00C2462D" w:rsidP="00480483">
      <w:pPr>
        <w:pStyle w:val="a6"/>
        <w:rPr>
          <w:rFonts w:ascii="Times New Roman" w:eastAsia="MS Mincho" w:hAnsi="Times New Roman" w:cs="Times New Roman"/>
          <w:sz w:val="24"/>
          <w:szCs w:val="24"/>
        </w:rPr>
      </w:pPr>
    </w:p>
    <w:p w:rsidR="00B21EE4" w:rsidRDefault="00B21EE4" w:rsidP="00B21EE4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4645B" w:rsidRDefault="00B4645B" w:rsidP="003E6F8B">
      <w:pPr>
        <w:pStyle w:val="a6"/>
        <w:numPr>
          <w:ilvl w:val="0"/>
          <w:numId w:val="1"/>
        </w:numPr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Given that </w:t>
      </w:r>
      <w:proofErr w:type="gramStart"/>
      <w:r>
        <w:rPr>
          <w:rFonts w:ascii="Times New Roman" w:eastAsia="MS Mincho" w:hAnsi="Times New Roman" w:cs="Times New Roman"/>
          <w:i/>
          <w:iCs/>
          <w:sz w:val="24"/>
          <w:szCs w:val="24"/>
        </w:rPr>
        <w:t>v</w:t>
      </w:r>
      <w:r>
        <w:rPr>
          <w:rFonts w:ascii="Times New Roman" w:eastAsia="MS Mincho" w:hAnsi="Times New Roman" w:cs="Times New Roman"/>
          <w:i/>
          <w:iCs/>
          <w:sz w:val="24"/>
          <w:szCs w:val="24"/>
          <w:vertAlign w:val="subscript"/>
        </w:rPr>
        <w:t>s</w:t>
      </w:r>
      <w:r>
        <w:rPr>
          <w:rFonts w:ascii="Times New Roman" w:eastAsia="MS Mincho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MS Mincho" w:hAnsi="Times New Roman" w:cs="Times New Roman"/>
          <w:i/>
          <w:iCs/>
          <w:sz w:val="24"/>
          <w:szCs w:val="24"/>
        </w:rPr>
        <w:t>t</w:t>
      </w:r>
      <w:r>
        <w:rPr>
          <w:rFonts w:ascii="Times New Roman" w:eastAsia="MS Mincho" w:hAnsi="Times New Roman" w:cs="Times New Roman"/>
          <w:sz w:val="24"/>
          <w:szCs w:val="24"/>
        </w:rPr>
        <w:t>) = 20 cos(100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t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- 40</w:t>
      </w:r>
      <w:r>
        <w:rPr>
          <w:rFonts w:ascii="Times New Roman" w:eastAsia="MS Mincho" w:hAnsi="Times New Roman"/>
          <w:sz w:val="24"/>
          <w:szCs w:val="24"/>
        </w:rPr>
        <w:sym w:font="Symbol" w:char="F0B0"/>
      </w:r>
      <w:r w:rsidR="00C2462D">
        <w:rPr>
          <w:rFonts w:ascii="Times New Roman" w:eastAsia="MS Mincho" w:hAnsi="Times New Roman" w:cs="Times New Roman"/>
          <w:sz w:val="24"/>
          <w:szCs w:val="24"/>
        </w:rPr>
        <w:t>) in the following circuit</w:t>
      </w:r>
      <w:r>
        <w:rPr>
          <w:rFonts w:ascii="Times New Roman" w:eastAsia="MS Mincho" w:hAnsi="Times New Roman" w:cs="Times New Roman"/>
          <w:sz w:val="24"/>
          <w:szCs w:val="24"/>
        </w:rPr>
        <w:t xml:space="preserve">, determine 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i</w:t>
      </w:r>
      <w:r>
        <w:rPr>
          <w:rFonts w:ascii="Times New Roman" w:eastAsia="MS Mincho" w:hAnsi="Times New Roman" w:cs="Times New Roman"/>
          <w:i/>
          <w:iCs/>
          <w:sz w:val="24"/>
          <w:szCs w:val="24"/>
          <w:vertAlign w:val="subscript"/>
        </w:rPr>
        <w:t>x</w:t>
      </w:r>
      <w:r>
        <w:rPr>
          <w:rFonts w:ascii="Times New Roman" w:eastAsia="MS Mincho" w:hAnsi="Times New Roman" w:cs="Times New Roman"/>
          <w:sz w:val="24"/>
          <w:szCs w:val="24"/>
        </w:rPr>
        <w:t>(</w:t>
      </w:r>
      <w:r>
        <w:rPr>
          <w:rFonts w:ascii="Times New Roman" w:eastAsia="MS Mincho" w:hAnsi="Times New Roman" w:cs="Times New Roman"/>
          <w:i/>
          <w:iCs/>
          <w:sz w:val="24"/>
          <w:szCs w:val="24"/>
        </w:rPr>
        <w:t>t</w:t>
      </w:r>
      <w:r>
        <w:rPr>
          <w:rFonts w:ascii="Times New Roman" w:eastAsia="MS Mincho" w:hAnsi="Times New Roman" w:cs="Times New Roman"/>
          <w:sz w:val="24"/>
          <w:szCs w:val="24"/>
        </w:rPr>
        <w:t>).</w:t>
      </w:r>
    </w:p>
    <w:p w:rsidR="00C2462D" w:rsidRDefault="00C2462D" w:rsidP="00C2462D">
      <w:pPr>
        <w:pStyle w:val="a6"/>
        <w:ind w:left="360"/>
        <w:rPr>
          <w:rFonts w:ascii="Times New Roman" w:eastAsia="MS Mincho" w:hAnsi="Times New Roman" w:cs="Times New Roman"/>
          <w:sz w:val="24"/>
          <w:szCs w:val="24"/>
        </w:rPr>
      </w:pPr>
    </w:p>
    <w:p w:rsidR="00B4645B" w:rsidRDefault="00B4645B" w:rsidP="00B4645B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4645B" w:rsidRDefault="00B4645B" w:rsidP="00B4645B">
      <w:pPr>
        <w:pStyle w:val="a6"/>
        <w:ind w:left="720"/>
        <w:rPr>
          <w:rFonts w:ascii="Times New Roman" w:eastAsia="MS Mincho" w:hAnsi="Times New Roman"/>
          <w:sz w:val="24"/>
          <w:szCs w:val="24"/>
        </w:rPr>
      </w:pPr>
      <w:r>
        <w:rPr>
          <w:rFonts w:ascii="Times New Roman" w:eastAsia="MS Mincho" w:hAnsi="Times New Roman"/>
          <w:noProof/>
          <w:sz w:val="24"/>
          <w:szCs w:val="24"/>
          <w:lang w:eastAsia="zh-TW"/>
        </w:rPr>
        <w:drawing>
          <wp:inline distT="0" distB="0" distL="0" distR="0">
            <wp:extent cx="2381250" cy="971550"/>
            <wp:effectExtent l="0" t="0" r="0" b="0"/>
            <wp:docPr id="193477" name="Picture 193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45B" w:rsidRDefault="00B4645B" w:rsidP="00B4645B">
      <w:pPr>
        <w:pStyle w:val="a6"/>
        <w:ind w:left="720"/>
        <w:rPr>
          <w:rFonts w:ascii="Times New Roman" w:eastAsia="MS Mincho" w:hAnsi="Times New Roman"/>
          <w:sz w:val="24"/>
          <w:szCs w:val="24"/>
        </w:rPr>
      </w:pPr>
    </w:p>
    <w:p w:rsidR="00B4645B" w:rsidRDefault="00B4645B" w:rsidP="00B4645B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B4645B" w:rsidRDefault="00B4645B" w:rsidP="00B4645B">
      <w:pPr>
        <w:pStyle w:val="a6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Sol:</w:t>
      </w:r>
    </w:p>
    <w:p w:rsidR="00EC082C" w:rsidRDefault="00EC082C" w:rsidP="00EC082C">
      <w:pPr>
        <w:rPr>
          <w:lang w:eastAsia="zh-HK"/>
        </w:rPr>
      </w:pPr>
    </w:p>
    <w:p w:rsidR="0041365C" w:rsidRDefault="0041365C" w:rsidP="00EC082C">
      <w:pPr>
        <w:rPr>
          <w:lang w:eastAsia="zh-HK"/>
        </w:rPr>
      </w:pPr>
    </w:p>
    <w:p w:rsidR="0041365C" w:rsidRDefault="0041365C" w:rsidP="00EC082C">
      <w:pPr>
        <w:rPr>
          <w:lang w:eastAsia="zh-HK"/>
        </w:rPr>
      </w:pPr>
    </w:p>
    <w:p w:rsidR="00D619CF" w:rsidRDefault="00D619CF" w:rsidP="00D619CF">
      <w:r>
        <w:t>Converting the circuit to the phasor domain, we get:</w:t>
      </w:r>
    </w:p>
    <w:p w:rsidR="00D619CF" w:rsidRDefault="00D619CF" w:rsidP="00D619CF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70485</wp:posOffset>
                </wp:positionV>
                <wp:extent cx="3799840" cy="1954530"/>
                <wp:effectExtent l="0" t="3810" r="635" b="3810"/>
                <wp:wrapNone/>
                <wp:docPr id="193478" name="Group 193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9840" cy="1954530"/>
                          <a:chOff x="2922" y="6519"/>
                          <a:chExt cx="5984" cy="3078"/>
                        </a:xfrm>
                      </wpg:grpSpPr>
                      <wpg:grpSp>
                        <wpg:cNvPr id="193479" name="Group 1057"/>
                        <wpg:cNvGrpSpPr>
                          <a:grpSpLocks/>
                        </wpg:cNvGrpSpPr>
                        <wpg:grpSpPr bwMode="auto">
                          <a:xfrm>
                            <a:off x="6025" y="8733"/>
                            <a:ext cx="864" cy="864"/>
                            <a:chOff x="7200" y="7728"/>
                            <a:chExt cx="864" cy="864"/>
                          </a:xfrm>
                        </wpg:grpSpPr>
                        <wps:wsp>
                          <wps:cNvPr id="193480" name="Rectangle 1058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" y="7728"/>
                              <a:ext cx="864" cy="8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481" name="Line 1059"/>
                          <wps:cNvCnPr/>
                          <wps:spPr bwMode="auto">
                            <a:xfrm>
                              <a:off x="7632" y="7728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482" name="Line 1060"/>
                          <wps:cNvCnPr/>
                          <wps:spPr bwMode="auto">
                            <a:xfrm>
                              <a:off x="7344" y="8016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483" name="Line 1061"/>
                          <wps:cNvCnPr/>
                          <wps:spPr bwMode="auto">
                            <a:xfrm>
                              <a:off x="7488" y="8100"/>
                              <a:ext cx="2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484" name="Line 1062"/>
                          <wps:cNvCnPr/>
                          <wps:spPr bwMode="auto">
                            <a:xfrm>
                              <a:off x="7572" y="8184"/>
                              <a:ext cx="1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485" name="Group 1063"/>
                        <wpg:cNvGrpSpPr>
                          <a:grpSpLocks/>
                        </wpg:cNvGrpSpPr>
                        <wpg:grpSpPr bwMode="auto">
                          <a:xfrm>
                            <a:off x="2922" y="6519"/>
                            <a:ext cx="5984" cy="2214"/>
                            <a:chOff x="2922" y="6519"/>
                            <a:chExt cx="5984" cy="2214"/>
                          </a:xfrm>
                        </wpg:grpSpPr>
                        <wps:wsp>
                          <wps:cNvPr id="193486" name="Freeform 1064"/>
                          <wps:cNvSpPr>
                            <a:spLocks/>
                          </wps:cNvSpPr>
                          <wps:spPr bwMode="auto">
                            <a:xfrm>
                              <a:off x="4760" y="7237"/>
                              <a:ext cx="2992" cy="1496"/>
                            </a:xfrm>
                            <a:custGeom>
                              <a:avLst/>
                              <a:gdLst>
                                <a:gd name="T0" fmla="*/ 0 w 2992"/>
                                <a:gd name="T1" fmla="*/ 374 h 1496"/>
                                <a:gd name="T2" fmla="*/ 0 w 2992"/>
                                <a:gd name="T3" fmla="*/ 0 h 1496"/>
                                <a:gd name="T4" fmla="*/ 1683 w 2992"/>
                                <a:gd name="T5" fmla="*/ 0 h 1496"/>
                                <a:gd name="T6" fmla="*/ 1683 w 2992"/>
                                <a:gd name="T7" fmla="*/ 374 h 1496"/>
                                <a:gd name="T8" fmla="*/ 1683 w 2992"/>
                                <a:gd name="T9" fmla="*/ 0 h 1496"/>
                                <a:gd name="T10" fmla="*/ 2992 w 2992"/>
                                <a:gd name="T11" fmla="*/ 0 h 1496"/>
                                <a:gd name="T12" fmla="*/ 2992 w 2992"/>
                                <a:gd name="T13" fmla="*/ 1496 h 1496"/>
                                <a:gd name="T14" fmla="*/ 1683 w 2992"/>
                                <a:gd name="T15" fmla="*/ 1496 h 1496"/>
                                <a:gd name="T16" fmla="*/ 1683 w 2992"/>
                                <a:gd name="T17" fmla="*/ 1122 h 1496"/>
                                <a:gd name="T18" fmla="*/ 1683 w 2992"/>
                                <a:gd name="T19" fmla="*/ 1496 h 1496"/>
                                <a:gd name="T20" fmla="*/ 0 w 2992"/>
                                <a:gd name="T21" fmla="*/ 1496 h 14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992" h="1496">
                                  <a:moveTo>
                                    <a:pt x="0" y="37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683" y="0"/>
                                  </a:lnTo>
                                  <a:lnTo>
                                    <a:pt x="1683" y="374"/>
                                  </a:lnTo>
                                  <a:lnTo>
                                    <a:pt x="1683" y="0"/>
                                  </a:lnTo>
                                  <a:lnTo>
                                    <a:pt x="2992" y="0"/>
                                  </a:lnTo>
                                  <a:lnTo>
                                    <a:pt x="2992" y="1496"/>
                                  </a:lnTo>
                                  <a:lnTo>
                                    <a:pt x="1683" y="1496"/>
                                  </a:lnTo>
                                  <a:lnTo>
                                    <a:pt x="1683" y="1122"/>
                                  </a:lnTo>
                                  <a:lnTo>
                                    <a:pt x="1683" y="1496"/>
                                  </a:lnTo>
                                  <a:lnTo>
                                    <a:pt x="0" y="149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93487" name="Group 1065"/>
                          <wpg:cNvGrpSpPr>
                            <a:grpSpLocks/>
                          </wpg:cNvGrpSpPr>
                          <wpg:grpSpPr bwMode="auto">
                            <a:xfrm>
                              <a:off x="5104" y="6519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488" name="Group 1066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489" name="Rectangle 10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490" name="Text Box 10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pStyle w:val="4"/>
                                    </w:pPr>
                                    <w:r>
                                      <w:t xml:space="preserve">10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491" name="Group 10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492" name="Line 1070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493" name="Group 10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494" name="Rectangle 10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495" name="Freeform 107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496" name="Group 1074"/>
                          <wpg:cNvGrpSpPr>
                            <a:grpSpLocks/>
                          </wpg:cNvGrpSpPr>
                          <wpg:grpSpPr bwMode="auto">
                            <a:xfrm>
                              <a:off x="7378" y="7050"/>
                              <a:ext cx="864" cy="576"/>
                              <a:chOff x="1728" y="2160"/>
                              <a:chExt cx="864" cy="576"/>
                            </a:xfrm>
                          </wpg:grpSpPr>
                          <wps:wsp>
                            <wps:cNvPr id="193497" name="Rectangle 10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28" y="2160"/>
                                <a:ext cx="864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33996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498" name="Text Box 107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00" y="2232"/>
                                <a:ext cx="692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D619CF">
                                  <w:pPr>
                                    <w:pStyle w:val="5"/>
                                  </w:pPr>
                                  <w:r>
                                    <w:t>I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93499" name="Group 1077"/>
                          <wpg:cNvGrpSpPr>
                            <a:grpSpLocks/>
                          </wpg:cNvGrpSpPr>
                          <wpg:grpSpPr bwMode="auto">
                            <a:xfrm>
                              <a:off x="6301" y="7424"/>
                              <a:ext cx="1152" cy="1152"/>
                              <a:chOff x="4762" y="7611"/>
                              <a:chExt cx="1152" cy="1152"/>
                            </a:xfrm>
                          </wpg:grpSpPr>
                          <wpg:grpSp>
                            <wpg:cNvPr id="193500" name="Group 10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4762" y="7611"/>
                                <a:ext cx="288" cy="1152"/>
                                <a:chOff x="3456" y="1728"/>
                                <a:chExt cx="288" cy="1152"/>
                              </a:xfrm>
                            </wpg:grpSpPr>
                            <wps:wsp>
                              <wps:cNvPr id="193501" name="Line 1079"/>
                              <wps:cNvCnPr/>
                              <wps:spPr bwMode="auto">
                                <a:xfrm rot="16200000">
                                  <a:off x="3024" y="2304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502" name="Rectangle 1080"/>
                              <wps:cNvSpPr>
                                <a:spLocks noChangeArrowheads="1"/>
                              </wps:cNvSpPr>
                              <wps:spPr bwMode="auto">
                                <a:xfrm rot="16200000">
                                  <a:off x="3312" y="2160"/>
                                  <a:ext cx="576" cy="2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3" name="Freeform 1081"/>
                              <wps:cNvSpPr>
                                <a:spLocks/>
                              </wps:cNvSpPr>
                              <wps:spPr bwMode="auto">
                                <a:xfrm rot="16200000">
                                  <a:off x="3542" y="2026"/>
                                  <a:ext cx="116" cy="221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21"/>
                                    <a:gd name="T2" fmla="*/ 32 w 116"/>
                                    <a:gd name="T3" fmla="*/ 5 h 221"/>
                                    <a:gd name="T4" fmla="*/ 53 w 116"/>
                                    <a:gd name="T5" fmla="*/ 17 h 221"/>
                                    <a:gd name="T6" fmla="*/ 62 w 116"/>
                                    <a:gd name="T7" fmla="*/ 26 h 221"/>
                                    <a:gd name="T8" fmla="*/ 72 w 116"/>
                                    <a:gd name="T9" fmla="*/ 37 h 221"/>
                                    <a:gd name="T10" fmla="*/ 83 w 116"/>
                                    <a:gd name="T11" fmla="*/ 52 h 221"/>
                                    <a:gd name="T12" fmla="*/ 95 w 116"/>
                                    <a:gd name="T13" fmla="*/ 84 h 221"/>
                                    <a:gd name="T14" fmla="*/ 100 w 116"/>
                                    <a:gd name="T15" fmla="*/ 132 h 221"/>
                                    <a:gd name="T16" fmla="*/ 100 w 116"/>
                                    <a:gd name="T17" fmla="*/ 163 h 221"/>
                                    <a:gd name="T18" fmla="*/ 94 w 116"/>
                                    <a:gd name="T19" fmla="*/ 190 h 221"/>
                                    <a:gd name="T20" fmla="*/ 75 w 116"/>
                                    <a:gd name="T21" fmla="*/ 218 h 221"/>
                                    <a:gd name="T22" fmla="*/ 48 w 116"/>
                                    <a:gd name="T23" fmla="*/ 221 h 221"/>
                                    <a:gd name="T24" fmla="*/ 32 w 116"/>
                                    <a:gd name="T25" fmla="*/ 192 h 221"/>
                                    <a:gd name="T26" fmla="*/ 22 w 116"/>
                                    <a:gd name="T27" fmla="*/ 158 h 221"/>
                                    <a:gd name="T28" fmla="*/ 25 w 116"/>
                                    <a:gd name="T29" fmla="*/ 117 h 221"/>
                                    <a:gd name="T30" fmla="*/ 27 w 116"/>
                                    <a:gd name="T31" fmla="*/ 82 h 221"/>
                                    <a:gd name="T32" fmla="*/ 39 w 116"/>
                                    <a:gd name="T33" fmla="*/ 55 h 221"/>
                                    <a:gd name="T34" fmla="*/ 58 w 116"/>
                                    <a:gd name="T35" fmla="*/ 25 h 221"/>
                                    <a:gd name="T36" fmla="*/ 82 w 116"/>
                                    <a:gd name="T37" fmla="*/ 10 h 221"/>
                                    <a:gd name="T38" fmla="*/ 99 w 116"/>
                                    <a:gd name="T39" fmla="*/ 1 h 221"/>
                                    <a:gd name="T40" fmla="*/ 116 w 116"/>
                                    <a:gd name="T41" fmla="*/ 2 h 2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116" h="221">
                                      <a:moveTo>
                                        <a:pt x="0" y="0"/>
                                      </a:moveTo>
                                      <a:lnTo>
                                        <a:pt x="32" y="5"/>
                                      </a:lnTo>
                                      <a:lnTo>
                                        <a:pt x="53" y="17"/>
                                      </a:lnTo>
                                      <a:lnTo>
                                        <a:pt x="62" y="26"/>
                                      </a:lnTo>
                                      <a:lnTo>
                                        <a:pt x="72" y="37"/>
                                      </a:lnTo>
                                      <a:lnTo>
                                        <a:pt x="83" y="52"/>
                                      </a:lnTo>
                                      <a:lnTo>
                                        <a:pt x="95" y="84"/>
                                      </a:lnTo>
                                      <a:lnTo>
                                        <a:pt x="100" y="132"/>
                                      </a:lnTo>
                                      <a:lnTo>
                                        <a:pt x="100" y="163"/>
                                      </a:lnTo>
                                      <a:lnTo>
                                        <a:pt x="94" y="190"/>
                                      </a:lnTo>
                                      <a:lnTo>
                                        <a:pt x="75" y="218"/>
                                      </a:lnTo>
                                      <a:lnTo>
                                        <a:pt x="48" y="221"/>
                                      </a:lnTo>
                                      <a:lnTo>
                                        <a:pt x="32" y="192"/>
                                      </a:lnTo>
                                      <a:lnTo>
                                        <a:pt x="22" y="158"/>
                                      </a:lnTo>
                                      <a:lnTo>
                                        <a:pt x="25" y="117"/>
                                      </a:lnTo>
                                      <a:lnTo>
                                        <a:pt x="27" y="82"/>
                                      </a:lnTo>
                                      <a:lnTo>
                                        <a:pt x="39" y="55"/>
                                      </a:lnTo>
                                      <a:lnTo>
                                        <a:pt x="58" y="25"/>
                                      </a:lnTo>
                                      <a:lnTo>
                                        <a:pt x="82" y="10"/>
                                      </a:lnTo>
                                      <a:lnTo>
                                        <a:pt x="99" y="1"/>
                                      </a:lnTo>
                                      <a:lnTo>
                                        <a:pt x="116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4" name="Freeform 10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88" y="2412"/>
                                  <a:ext cx="218" cy="125"/>
                                </a:xfrm>
                                <a:custGeom>
                                  <a:avLst/>
                                  <a:gdLst>
                                    <a:gd name="T0" fmla="*/ 9 w 218"/>
                                    <a:gd name="T1" fmla="*/ 125 h 125"/>
                                    <a:gd name="T2" fmla="*/ 4 w 218"/>
                                    <a:gd name="T3" fmla="*/ 91 h 125"/>
                                    <a:gd name="T4" fmla="*/ 11 w 218"/>
                                    <a:gd name="T5" fmla="*/ 72 h 125"/>
                                    <a:gd name="T6" fmla="*/ 24 w 218"/>
                                    <a:gd name="T7" fmla="*/ 60 h 125"/>
                                    <a:gd name="T8" fmla="*/ 52 w 218"/>
                                    <a:gd name="T9" fmla="*/ 36 h 125"/>
                                    <a:gd name="T10" fmla="*/ 82 w 218"/>
                                    <a:gd name="T11" fmla="*/ 28 h 125"/>
                                    <a:gd name="T12" fmla="*/ 134 w 218"/>
                                    <a:gd name="T13" fmla="*/ 25 h 125"/>
                                    <a:gd name="T14" fmla="*/ 187 w 218"/>
                                    <a:gd name="T15" fmla="*/ 35 h 125"/>
                                    <a:gd name="T16" fmla="*/ 215 w 218"/>
                                    <a:gd name="T17" fmla="*/ 54 h 125"/>
                                    <a:gd name="T18" fmla="*/ 218 w 218"/>
                                    <a:gd name="T19" fmla="*/ 80 h 125"/>
                                    <a:gd name="T20" fmla="*/ 190 w 218"/>
                                    <a:gd name="T21" fmla="*/ 100 h 125"/>
                                    <a:gd name="T22" fmla="*/ 162 w 218"/>
                                    <a:gd name="T23" fmla="*/ 101 h 125"/>
                                    <a:gd name="T24" fmla="*/ 130 w 218"/>
                                    <a:gd name="T25" fmla="*/ 106 h 125"/>
                                    <a:gd name="T26" fmla="*/ 65 w 218"/>
                                    <a:gd name="T27" fmla="*/ 91 h 125"/>
                                    <a:gd name="T28" fmla="*/ 92 w 218"/>
                                    <a:gd name="T29" fmla="*/ 99 h 125"/>
                                    <a:gd name="T30" fmla="*/ 45 w 218"/>
                                    <a:gd name="T31" fmla="*/ 77 h 125"/>
                                    <a:gd name="T32" fmla="*/ 12 w 218"/>
                                    <a:gd name="T33" fmla="*/ 46 h 125"/>
                                    <a:gd name="T34" fmla="*/ 7 w 218"/>
                                    <a:gd name="T35" fmla="*/ 28 h 125"/>
                                    <a:gd name="T36" fmla="*/ 0 w 218"/>
                                    <a:gd name="T37" fmla="*/ 0 h 1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218" h="125">
                                      <a:moveTo>
                                        <a:pt x="9" y="125"/>
                                      </a:moveTo>
                                      <a:lnTo>
                                        <a:pt x="4" y="91"/>
                                      </a:lnTo>
                                      <a:lnTo>
                                        <a:pt x="11" y="72"/>
                                      </a:lnTo>
                                      <a:lnTo>
                                        <a:pt x="24" y="60"/>
                                      </a:lnTo>
                                      <a:lnTo>
                                        <a:pt x="52" y="36"/>
                                      </a:lnTo>
                                      <a:lnTo>
                                        <a:pt x="82" y="28"/>
                                      </a:lnTo>
                                      <a:lnTo>
                                        <a:pt x="134" y="25"/>
                                      </a:lnTo>
                                      <a:lnTo>
                                        <a:pt x="187" y="35"/>
                                      </a:lnTo>
                                      <a:lnTo>
                                        <a:pt x="215" y="54"/>
                                      </a:lnTo>
                                      <a:lnTo>
                                        <a:pt x="218" y="80"/>
                                      </a:lnTo>
                                      <a:lnTo>
                                        <a:pt x="190" y="100"/>
                                      </a:lnTo>
                                      <a:lnTo>
                                        <a:pt x="162" y="101"/>
                                      </a:lnTo>
                                      <a:lnTo>
                                        <a:pt x="130" y="106"/>
                                      </a:lnTo>
                                      <a:lnTo>
                                        <a:pt x="65" y="91"/>
                                      </a:lnTo>
                                      <a:lnTo>
                                        <a:pt x="92" y="99"/>
                                      </a:lnTo>
                                      <a:lnTo>
                                        <a:pt x="45" y="77"/>
                                      </a:lnTo>
                                      <a:lnTo>
                                        <a:pt x="12" y="46"/>
                                      </a:lnTo>
                                      <a:lnTo>
                                        <a:pt x="7" y="2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5" name="Freeform 1083"/>
                              <wps:cNvSpPr>
                                <a:spLocks/>
                              </wps:cNvSpPr>
                              <wps:spPr bwMode="auto">
                                <a:xfrm rot="16200000">
                                  <a:off x="3544" y="2250"/>
                                  <a:ext cx="112" cy="221"/>
                                </a:xfrm>
                                <a:custGeom>
                                  <a:avLst/>
                                  <a:gdLst>
                                    <a:gd name="T0" fmla="*/ 0 w 112"/>
                                    <a:gd name="T1" fmla="*/ 2 h 221"/>
                                    <a:gd name="T2" fmla="*/ 15 w 112"/>
                                    <a:gd name="T3" fmla="*/ 0 h 221"/>
                                    <a:gd name="T4" fmla="*/ 24 w 112"/>
                                    <a:gd name="T5" fmla="*/ 5 h 221"/>
                                    <a:gd name="T6" fmla="*/ 49 w 112"/>
                                    <a:gd name="T7" fmla="*/ 14 h 221"/>
                                    <a:gd name="T8" fmla="*/ 73 w 112"/>
                                    <a:gd name="T9" fmla="*/ 50 h 221"/>
                                    <a:gd name="T10" fmla="*/ 90 w 112"/>
                                    <a:gd name="T11" fmla="*/ 84 h 221"/>
                                    <a:gd name="T12" fmla="*/ 95 w 112"/>
                                    <a:gd name="T13" fmla="*/ 130 h 221"/>
                                    <a:gd name="T14" fmla="*/ 92 w 112"/>
                                    <a:gd name="T15" fmla="*/ 166 h 221"/>
                                    <a:gd name="T16" fmla="*/ 84 w 112"/>
                                    <a:gd name="T17" fmla="*/ 209 h 221"/>
                                    <a:gd name="T18" fmla="*/ 60 w 112"/>
                                    <a:gd name="T19" fmla="*/ 221 h 221"/>
                                    <a:gd name="T20" fmla="*/ 32 w 112"/>
                                    <a:gd name="T21" fmla="*/ 209 h 221"/>
                                    <a:gd name="T22" fmla="*/ 23 w 112"/>
                                    <a:gd name="T23" fmla="*/ 173 h 221"/>
                                    <a:gd name="T24" fmla="*/ 17 w 112"/>
                                    <a:gd name="T25" fmla="*/ 137 h 221"/>
                                    <a:gd name="T26" fmla="*/ 20 w 112"/>
                                    <a:gd name="T27" fmla="*/ 106 h 221"/>
                                    <a:gd name="T28" fmla="*/ 29 w 112"/>
                                    <a:gd name="T29" fmla="*/ 72 h 221"/>
                                    <a:gd name="T30" fmla="*/ 45 w 112"/>
                                    <a:gd name="T31" fmla="*/ 51 h 221"/>
                                    <a:gd name="T32" fmla="*/ 63 w 112"/>
                                    <a:gd name="T33" fmla="*/ 31 h 221"/>
                                    <a:gd name="T34" fmla="*/ 77 w 112"/>
                                    <a:gd name="T35" fmla="*/ 16 h 221"/>
                                    <a:gd name="T36" fmla="*/ 92 w 112"/>
                                    <a:gd name="T37" fmla="*/ 7 h 221"/>
                                    <a:gd name="T38" fmla="*/ 112 w 112"/>
                                    <a:gd name="T39" fmla="*/ 2 h 2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112" h="221">
                                      <a:moveTo>
                                        <a:pt x="0" y="2"/>
                                      </a:moveTo>
                                      <a:lnTo>
                                        <a:pt x="15" y="0"/>
                                      </a:lnTo>
                                      <a:lnTo>
                                        <a:pt x="24" y="5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73" y="50"/>
                                      </a:lnTo>
                                      <a:lnTo>
                                        <a:pt x="90" y="84"/>
                                      </a:lnTo>
                                      <a:lnTo>
                                        <a:pt x="95" y="130"/>
                                      </a:lnTo>
                                      <a:lnTo>
                                        <a:pt x="92" y="166"/>
                                      </a:lnTo>
                                      <a:lnTo>
                                        <a:pt x="84" y="209"/>
                                      </a:lnTo>
                                      <a:lnTo>
                                        <a:pt x="60" y="221"/>
                                      </a:lnTo>
                                      <a:lnTo>
                                        <a:pt x="32" y="209"/>
                                      </a:lnTo>
                                      <a:lnTo>
                                        <a:pt x="23" y="173"/>
                                      </a:lnTo>
                                      <a:lnTo>
                                        <a:pt x="17" y="137"/>
                                      </a:lnTo>
                                      <a:lnTo>
                                        <a:pt x="20" y="106"/>
                                      </a:lnTo>
                                      <a:lnTo>
                                        <a:pt x="29" y="72"/>
                                      </a:lnTo>
                                      <a:lnTo>
                                        <a:pt x="45" y="51"/>
                                      </a:lnTo>
                                      <a:lnTo>
                                        <a:pt x="63" y="31"/>
                                      </a:lnTo>
                                      <a:lnTo>
                                        <a:pt x="77" y="16"/>
                                      </a:lnTo>
                                      <a:lnTo>
                                        <a:pt x="92" y="7"/>
                                      </a:lnTo>
                                      <a:lnTo>
                                        <a:pt x="112" y="2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6" name="Freeform 1084"/>
                              <wps:cNvSpPr>
                                <a:spLocks/>
                              </wps:cNvSpPr>
                              <wps:spPr bwMode="auto">
                                <a:xfrm rot="16200000">
                                  <a:off x="3539" y="2139"/>
                                  <a:ext cx="117" cy="218"/>
                                </a:xfrm>
                                <a:custGeom>
                                  <a:avLst/>
                                  <a:gdLst>
                                    <a:gd name="T0" fmla="*/ 0 w 117"/>
                                    <a:gd name="T1" fmla="*/ 2 h 218"/>
                                    <a:gd name="T2" fmla="*/ 25 w 117"/>
                                    <a:gd name="T3" fmla="*/ 7 h 218"/>
                                    <a:gd name="T4" fmla="*/ 56 w 117"/>
                                    <a:gd name="T5" fmla="*/ 22 h 218"/>
                                    <a:gd name="T6" fmla="*/ 83 w 117"/>
                                    <a:gd name="T7" fmla="*/ 67 h 218"/>
                                    <a:gd name="T8" fmla="*/ 91 w 117"/>
                                    <a:gd name="T9" fmla="*/ 97 h 218"/>
                                    <a:gd name="T10" fmla="*/ 97 w 117"/>
                                    <a:gd name="T11" fmla="*/ 134 h 218"/>
                                    <a:gd name="T12" fmla="*/ 97 w 117"/>
                                    <a:gd name="T13" fmla="*/ 166 h 218"/>
                                    <a:gd name="T14" fmla="*/ 92 w 117"/>
                                    <a:gd name="T15" fmla="*/ 197 h 218"/>
                                    <a:gd name="T16" fmla="*/ 78 w 117"/>
                                    <a:gd name="T17" fmla="*/ 218 h 218"/>
                                    <a:gd name="T18" fmla="*/ 54 w 117"/>
                                    <a:gd name="T19" fmla="*/ 215 h 218"/>
                                    <a:gd name="T20" fmla="*/ 37 w 117"/>
                                    <a:gd name="T21" fmla="*/ 204 h 218"/>
                                    <a:gd name="T22" fmla="*/ 28 w 117"/>
                                    <a:gd name="T23" fmla="*/ 173 h 218"/>
                                    <a:gd name="T24" fmla="*/ 23 w 117"/>
                                    <a:gd name="T25" fmla="*/ 137 h 218"/>
                                    <a:gd name="T26" fmla="*/ 23 w 117"/>
                                    <a:gd name="T27" fmla="*/ 108 h 218"/>
                                    <a:gd name="T28" fmla="*/ 25 w 117"/>
                                    <a:gd name="T29" fmla="*/ 89 h 218"/>
                                    <a:gd name="T30" fmla="*/ 37 w 117"/>
                                    <a:gd name="T31" fmla="*/ 60 h 218"/>
                                    <a:gd name="T32" fmla="*/ 54 w 117"/>
                                    <a:gd name="T33" fmla="*/ 36 h 218"/>
                                    <a:gd name="T34" fmla="*/ 62 w 117"/>
                                    <a:gd name="T35" fmla="*/ 32 h 218"/>
                                    <a:gd name="T36" fmla="*/ 76 w 117"/>
                                    <a:gd name="T37" fmla="*/ 12 h 218"/>
                                    <a:gd name="T38" fmla="*/ 90 w 117"/>
                                    <a:gd name="T39" fmla="*/ 5 h 218"/>
                                    <a:gd name="T40" fmla="*/ 117 w 117"/>
                                    <a:gd name="T41" fmla="*/ 0 h 2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117" h="218">
                                      <a:moveTo>
                                        <a:pt x="0" y="2"/>
                                      </a:moveTo>
                                      <a:lnTo>
                                        <a:pt x="25" y="7"/>
                                      </a:lnTo>
                                      <a:lnTo>
                                        <a:pt x="56" y="22"/>
                                      </a:lnTo>
                                      <a:lnTo>
                                        <a:pt x="83" y="67"/>
                                      </a:lnTo>
                                      <a:lnTo>
                                        <a:pt x="91" y="97"/>
                                      </a:lnTo>
                                      <a:lnTo>
                                        <a:pt x="97" y="134"/>
                                      </a:lnTo>
                                      <a:lnTo>
                                        <a:pt x="97" y="166"/>
                                      </a:lnTo>
                                      <a:lnTo>
                                        <a:pt x="92" y="197"/>
                                      </a:lnTo>
                                      <a:lnTo>
                                        <a:pt x="78" y="218"/>
                                      </a:lnTo>
                                      <a:lnTo>
                                        <a:pt x="54" y="215"/>
                                      </a:lnTo>
                                      <a:lnTo>
                                        <a:pt x="37" y="204"/>
                                      </a:lnTo>
                                      <a:lnTo>
                                        <a:pt x="28" y="173"/>
                                      </a:lnTo>
                                      <a:lnTo>
                                        <a:pt x="23" y="137"/>
                                      </a:lnTo>
                                      <a:lnTo>
                                        <a:pt x="23" y="108"/>
                                      </a:lnTo>
                                      <a:lnTo>
                                        <a:pt x="25" y="89"/>
                                      </a:lnTo>
                                      <a:lnTo>
                                        <a:pt x="37" y="60"/>
                                      </a:lnTo>
                                      <a:lnTo>
                                        <a:pt x="54" y="36"/>
                                      </a:lnTo>
                                      <a:lnTo>
                                        <a:pt x="62" y="32"/>
                                      </a:lnTo>
                                      <a:lnTo>
                                        <a:pt x="76" y="12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11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7" name="Freeform 1085"/>
                              <wps:cNvSpPr>
                                <a:spLocks/>
                              </wps:cNvSpPr>
                              <wps:spPr bwMode="auto">
                                <a:xfrm rot="16200000">
                                  <a:off x="3508" y="1993"/>
                                  <a:ext cx="72" cy="111"/>
                                </a:xfrm>
                                <a:custGeom>
                                  <a:avLst/>
                                  <a:gdLst>
                                    <a:gd name="T0" fmla="*/ 0 w 72"/>
                                    <a:gd name="T1" fmla="*/ 0 h 111"/>
                                    <a:gd name="T2" fmla="*/ 14 w 72"/>
                                    <a:gd name="T3" fmla="*/ 6 h 111"/>
                                    <a:gd name="T4" fmla="*/ 35 w 72"/>
                                    <a:gd name="T5" fmla="*/ 19 h 111"/>
                                    <a:gd name="T6" fmla="*/ 46 w 72"/>
                                    <a:gd name="T7" fmla="*/ 30 h 111"/>
                                    <a:gd name="T8" fmla="*/ 64 w 72"/>
                                    <a:gd name="T9" fmla="*/ 67 h 111"/>
                                    <a:gd name="T10" fmla="*/ 72 w 72"/>
                                    <a:gd name="T11" fmla="*/ 111 h 1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2" h="111">
                                      <a:moveTo>
                                        <a:pt x="0" y="0"/>
                                      </a:moveTo>
                                      <a:lnTo>
                                        <a:pt x="14" y="6"/>
                                      </a:lnTo>
                                      <a:lnTo>
                                        <a:pt x="35" y="19"/>
                                      </a:lnTo>
                                      <a:lnTo>
                                        <a:pt x="46" y="30"/>
                                      </a:lnTo>
                                      <a:lnTo>
                                        <a:pt x="64" y="67"/>
                                      </a:lnTo>
                                      <a:lnTo>
                                        <a:pt x="72" y="111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08" name="Freeform 1086"/>
                              <wps:cNvSpPr>
                                <a:spLocks/>
                              </wps:cNvSpPr>
                              <wps:spPr bwMode="auto">
                                <a:xfrm rot="16200000">
                                  <a:off x="3518" y="2507"/>
                                  <a:ext cx="58" cy="105"/>
                                </a:xfrm>
                                <a:custGeom>
                                  <a:avLst/>
                                  <a:gdLst>
                                    <a:gd name="T0" fmla="*/ 58 w 58"/>
                                    <a:gd name="T1" fmla="*/ 0 h 105"/>
                                    <a:gd name="T2" fmla="*/ 45 w 58"/>
                                    <a:gd name="T3" fmla="*/ 9 h 105"/>
                                    <a:gd name="T4" fmla="*/ 28 w 58"/>
                                    <a:gd name="T5" fmla="*/ 29 h 105"/>
                                    <a:gd name="T6" fmla="*/ 16 w 58"/>
                                    <a:gd name="T7" fmla="*/ 58 h 105"/>
                                    <a:gd name="T8" fmla="*/ 0 w 58"/>
                                    <a:gd name="T9" fmla="*/ 105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8" h="105">
                                      <a:moveTo>
                                        <a:pt x="58" y="0"/>
                                      </a:moveTo>
                                      <a:lnTo>
                                        <a:pt x="45" y="9"/>
                                      </a:lnTo>
                                      <a:lnTo>
                                        <a:pt x="28" y="29"/>
                                      </a:lnTo>
                                      <a:lnTo>
                                        <a:pt x="16" y="58"/>
                                      </a:lnTo>
                                      <a:lnTo>
                                        <a:pt x="0" y="105"/>
                                      </a:lnTo>
                                    </a:path>
                                  </a:pathLst>
                                </a:custGeom>
                                <a:noFill/>
                                <a:ln w="9525" cap="flat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lg" len="sm"/>
                                  <a:tailEnd type="none" w="lg" len="sm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509" name="Group 10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762" y="7798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510" name="Rectangle 10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11" name="Text Box 108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pStyle w:val="4"/>
                                    </w:pPr>
                                    <w:r>
                                      <w:t>j20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512" name="Group 1090"/>
                          <wpg:cNvGrpSpPr>
                            <a:grpSpLocks/>
                          </wpg:cNvGrpSpPr>
                          <wpg:grpSpPr bwMode="auto">
                            <a:xfrm>
                              <a:off x="7610" y="7424"/>
                              <a:ext cx="1296" cy="1152"/>
                              <a:chOff x="10368" y="9216"/>
                              <a:chExt cx="1296" cy="1152"/>
                            </a:xfrm>
                          </wpg:grpSpPr>
                          <wpg:grpSp>
                            <wpg:cNvPr id="193513" name="Group 10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512" y="9360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514" name="Rectangle 10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15" name="Text Box 10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pStyle w:val="4"/>
                                    </w:pPr>
                                    <w:r>
                                      <w:t>-j20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516" name="Group 109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368" y="9216"/>
                                <a:ext cx="289" cy="1152"/>
                                <a:chOff x="9216" y="3744"/>
                                <a:chExt cx="289" cy="1152"/>
                              </a:xfrm>
                            </wpg:grpSpPr>
                            <wps:wsp>
                              <wps:cNvPr id="193517" name="Line 1095"/>
                              <wps:cNvCnPr/>
                              <wps:spPr bwMode="auto">
                                <a:xfrm rot="5400000">
                                  <a:off x="8785" y="432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518" name="Group 10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216" y="4031"/>
                                  <a:ext cx="289" cy="576"/>
                                  <a:chOff x="9216" y="4031"/>
                                  <a:chExt cx="289" cy="576"/>
                                </a:xfrm>
                              </wpg:grpSpPr>
                              <wps:wsp>
                                <wps:cNvPr id="193519" name="Rectangle 1097"/>
                                <wps:cNvSpPr>
                                  <a:spLocks noChangeArrowheads="1"/>
                                </wps:cNvSpPr>
                                <wps:spPr bwMode="auto">
                                  <a:xfrm rot="5400000">
                                    <a:off x="9217" y="4176"/>
                                    <a:ext cx="288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33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520" name="Line 1098"/>
                                <wps:cNvCnPr/>
                                <wps:spPr bwMode="auto">
                                  <a:xfrm rot="5400000" flipV="1">
                                    <a:off x="9359" y="4138"/>
                                    <a:ext cx="1" cy="28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lg" len="sm"/>
                                    <a:tailEnd type="none" w="lg" len="sm"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93521" name="Freeform 1099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9236" y="4155"/>
                                    <a:ext cx="250" cy="1"/>
                                  </a:xfrm>
                                  <a:custGeom>
                                    <a:avLst/>
                                    <a:gdLst>
                                      <a:gd name="T0" fmla="*/ 0 w 250"/>
                                      <a:gd name="T1" fmla="*/ 0 h 1"/>
                                      <a:gd name="T2" fmla="*/ 250 w 250"/>
                                      <a:gd name="T3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250" h="1">
                                        <a:moveTo>
                                          <a:pt x="0" y="0"/>
                                        </a:moveTo>
                                        <a:lnTo>
                                          <a:pt x="25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522" name="Freeform 1100"/>
                                <wps:cNvSpPr>
                                  <a:spLocks/>
                                </wps:cNvSpPr>
                                <wps:spPr bwMode="auto">
                                  <a:xfrm rot="5400000">
                                    <a:off x="9228" y="4473"/>
                                    <a:ext cx="266" cy="1"/>
                                  </a:xfrm>
                                  <a:custGeom>
                                    <a:avLst/>
                                    <a:gdLst>
                                      <a:gd name="T0" fmla="*/ 0 w 266"/>
                                      <a:gd name="T1" fmla="*/ 0 h 1"/>
                                      <a:gd name="T2" fmla="*/ 266 w 266"/>
                                      <a:gd name="T3" fmla="*/ 1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266" h="1">
                                        <a:moveTo>
                                          <a:pt x="0" y="0"/>
                                        </a:moveTo>
                                        <a:lnTo>
                                          <a:pt x="266" y="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523" name="Arc 1101"/>
                                <wps:cNvSpPr>
                                  <a:spLocks/>
                                </wps:cNvSpPr>
                                <wps:spPr bwMode="auto">
                                  <a:xfrm flipH="1">
                                    <a:off x="9216" y="4334"/>
                                    <a:ext cx="288" cy="86"/>
                                  </a:xfrm>
                                  <a:custGeom>
                                    <a:avLst/>
                                    <a:gdLst>
                                      <a:gd name="G0" fmla="+- 21600 0 0"/>
                                      <a:gd name="G1" fmla="+- 21600 0 0"/>
                                      <a:gd name="G2" fmla="+- 21600 0 0"/>
                                      <a:gd name="T0" fmla="*/ 47 w 43200"/>
                                      <a:gd name="T1" fmla="*/ 23026 h 23026"/>
                                      <a:gd name="T2" fmla="*/ 43200 w 43200"/>
                                      <a:gd name="T3" fmla="*/ 21600 h 23026"/>
                                      <a:gd name="T4" fmla="*/ 21600 w 43200"/>
                                      <a:gd name="T5" fmla="*/ 21600 h 230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43200" h="23026" fill="none" extrusionOk="0">
                                        <a:moveTo>
                                          <a:pt x="47" y="23025"/>
                                        </a:moveTo>
                                        <a:cubicBezTo>
                                          <a:pt x="15" y="22551"/>
                                          <a:pt x="0" y="220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-1"/>
                                          <a:pt x="43199" y="9670"/>
                                          <a:pt x="43200" y="21599"/>
                                        </a:cubicBezTo>
                                      </a:path>
                                      <a:path w="43200" h="23026" stroke="0" extrusionOk="0">
                                        <a:moveTo>
                                          <a:pt x="47" y="23025"/>
                                        </a:moveTo>
                                        <a:cubicBezTo>
                                          <a:pt x="15" y="22551"/>
                                          <a:pt x="0" y="22075"/>
                                          <a:pt x="0" y="21600"/>
                                        </a:cubicBezTo>
                                        <a:cubicBezTo>
                                          <a:pt x="0" y="9670"/>
                                          <a:pt x="9670" y="0"/>
                                          <a:pt x="21600" y="0"/>
                                        </a:cubicBezTo>
                                        <a:cubicBezTo>
                                          <a:pt x="33529" y="-1"/>
                                          <a:pt x="43199" y="9670"/>
                                          <a:pt x="43200" y="21599"/>
                                        </a:cubicBezTo>
                                        <a:lnTo>
                                          <a:pt x="21600" y="2160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93524" name="Group 1102"/>
                          <wpg:cNvGrpSpPr>
                            <a:grpSpLocks/>
                          </wpg:cNvGrpSpPr>
                          <wpg:grpSpPr bwMode="auto">
                            <a:xfrm>
                              <a:off x="2922" y="7424"/>
                              <a:ext cx="2137" cy="1152"/>
                              <a:chOff x="2922" y="7424"/>
                              <a:chExt cx="2137" cy="1152"/>
                            </a:xfrm>
                          </wpg:grpSpPr>
                          <wps:wsp>
                            <wps:cNvPr id="193525" name="Rectangle 1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483" y="7784"/>
                                <a:ext cx="576" cy="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33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93526" name="Group 110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22" y="7784"/>
                                <a:ext cx="1705" cy="576"/>
                                <a:chOff x="1728" y="2160"/>
                                <a:chExt cx="864" cy="576"/>
                              </a:xfrm>
                            </wpg:grpSpPr>
                            <wps:wsp>
                              <wps:cNvPr id="193527" name="Rectangle 11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8" y="2160"/>
                                  <a:ext cx="864" cy="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339966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28" name="Text Box 11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00" y="2232"/>
                                  <a:ext cx="692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pStyle w:val="5"/>
                                    </w:pPr>
                                    <w:r>
                                      <w:t>20</w:t>
                                    </w:r>
                                    <w:r>
                                      <w:sym w:font="Symbol" w:char="F0D0"/>
                                    </w:r>
                                    <w:r>
                                      <w:t>-40˚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529" name="Group 11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483" y="7424"/>
                                <a:ext cx="576" cy="1152"/>
                                <a:chOff x="2448" y="2016"/>
                                <a:chExt cx="576" cy="1152"/>
                              </a:xfrm>
                            </wpg:grpSpPr>
                            <wps:wsp>
                              <wps:cNvPr id="193530" name="Line 1108"/>
                              <wps:cNvCnPr/>
                              <wps:spPr bwMode="auto">
                                <a:xfrm>
                                  <a:off x="2736" y="2016"/>
                                  <a:ext cx="0" cy="11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531" name="Group 11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48" y="2302"/>
                                  <a:ext cx="576" cy="578"/>
                                  <a:chOff x="2448" y="2302"/>
                                  <a:chExt cx="576" cy="578"/>
                                </a:xfrm>
                              </wpg:grpSpPr>
                              <wps:wsp>
                                <wps:cNvPr id="193532" name="Rectangle 11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2304"/>
                                    <a:ext cx="576" cy="57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339966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193533" name="Group 111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463" y="2302"/>
                                    <a:ext cx="547" cy="578"/>
                                    <a:chOff x="2463" y="3742"/>
                                    <a:chExt cx="547" cy="578"/>
                                  </a:xfrm>
                                </wpg:grpSpPr>
                                <wps:wsp>
                                  <wps:cNvPr id="193534" name="Line 1112"/>
                                  <wps:cNvCnPr/>
                                  <wps:spPr bwMode="auto">
                                    <a:xfrm>
                                      <a:off x="2736" y="3742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93535" name="Oval 111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63" y="3758"/>
                                      <a:ext cx="547" cy="547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536" name="Line 1114"/>
                                  <wps:cNvCnPr/>
                                  <wps:spPr bwMode="auto">
                                    <a:xfrm>
                                      <a:off x="2736" y="4306"/>
                                      <a:ext cx="0" cy="14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193537" name="Text Box 11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48" y="2016"/>
                                  <a:ext cx="576" cy="10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99CC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jc w:val="center"/>
                                    </w:pPr>
                                  </w:p>
                                  <w:p w:rsidR="007265C8" w:rsidRDefault="007265C8" w:rsidP="00D619CF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+</w:t>
                                    </w:r>
                                  </w:p>
                                  <w:p w:rsidR="007265C8" w:rsidRDefault="007265C8" w:rsidP="00D619CF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sym w:font="Symbol" w:char="F02D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3538" name="Group 1116"/>
                          <wpg:cNvGrpSpPr>
                            <a:grpSpLocks/>
                          </wpg:cNvGrpSpPr>
                          <wpg:grpSpPr bwMode="auto">
                            <a:xfrm>
                              <a:off x="6443" y="6519"/>
                              <a:ext cx="1152" cy="864"/>
                              <a:chOff x="4608" y="576"/>
                              <a:chExt cx="1152" cy="864"/>
                            </a:xfrm>
                          </wpg:grpSpPr>
                          <wpg:grpSp>
                            <wpg:cNvPr id="193539" name="Group 1117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576"/>
                                <a:ext cx="1152" cy="720"/>
                                <a:chOff x="2160" y="3312"/>
                                <a:chExt cx="1152" cy="720"/>
                              </a:xfrm>
                            </wpg:grpSpPr>
                            <wps:wsp>
                              <wps:cNvPr id="193540" name="Rectangle 1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60" y="3312"/>
                                  <a:ext cx="1152" cy="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541" name="Text Box 11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20" y="3487"/>
                                  <a:ext cx="1008" cy="4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FF66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265C8" w:rsidRDefault="007265C8" w:rsidP="00D619CF">
                                    <w:pPr>
                                      <w:pStyle w:val="4"/>
                                    </w:pPr>
                                    <w:r>
                                      <w:t xml:space="preserve">30 </w:t>
                                    </w:r>
                                    <w:r>
                                      <w:sym w:font="Symbol" w:char="F057"/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193542" name="Group 112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608" y="1152"/>
                                <a:ext cx="1152" cy="288"/>
                                <a:chOff x="2808" y="1296"/>
                                <a:chExt cx="1152" cy="288"/>
                              </a:xfrm>
                            </wpg:grpSpPr>
                            <wps:wsp>
                              <wps:cNvPr id="193543" name="Line 1121"/>
                              <wps:cNvCnPr/>
                              <wps:spPr bwMode="auto">
                                <a:xfrm>
                                  <a:off x="2808" y="1440"/>
                                  <a:ext cx="115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93544" name="Group 112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164" y="1296"/>
                                  <a:ext cx="432" cy="288"/>
                                  <a:chOff x="3164" y="1296"/>
                                  <a:chExt cx="432" cy="288"/>
                                </a:xfrm>
                              </wpg:grpSpPr>
                              <wps:wsp>
                                <wps:cNvPr id="193545" name="Rectangle 11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164" y="1296"/>
                                    <a:ext cx="432" cy="28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FF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3546" name="Freeform 11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66" y="1327"/>
                                    <a:ext cx="426" cy="226"/>
                                  </a:xfrm>
                                  <a:custGeom>
                                    <a:avLst/>
                                    <a:gdLst>
                                      <a:gd name="T0" fmla="*/ 0 w 426"/>
                                      <a:gd name="T1" fmla="*/ 113 h 226"/>
                                      <a:gd name="T2" fmla="*/ 43 w 426"/>
                                      <a:gd name="T3" fmla="*/ 0 h 226"/>
                                      <a:gd name="T4" fmla="*/ 106 w 426"/>
                                      <a:gd name="T5" fmla="*/ 223 h 226"/>
                                      <a:gd name="T6" fmla="*/ 180 w 426"/>
                                      <a:gd name="T7" fmla="*/ 0 h 226"/>
                                      <a:gd name="T8" fmla="*/ 242 w 426"/>
                                      <a:gd name="T9" fmla="*/ 226 h 226"/>
                                      <a:gd name="T10" fmla="*/ 322 w 426"/>
                                      <a:gd name="T11" fmla="*/ 0 h 226"/>
                                      <a:gd name="T12" fmla="*/ 384 w 426"/>
                                      <a:gd name="T13" fmla="*/ 226 h 226"/>
                                      <a:gd name="T14" fmla="*/ 426 w 426"/>
                                      <a:gd name="T15" fmla="*/ 113 h 22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426" h="226">
                                        <a:moveTo>
                                          <a:pt x="0" y="113"/>
                                        </a:moveTo>
                                        <a:lnTo>
                                          <a:pt x="43" y="0"/>
                                        </a:lnTo>
                                        <a:lnTo>
                                          <a:pt x="106" y="223"/>
                                        </a:lnTo>
                                        <a:lnTo>
                                          <a:pt x="180" y="0"/>
                                        </a:lnTo>
                                        <a:lnTo>
                                          <a:pt x="242" y="226"/>
                                        </a:lnTo>
                                        <a:lnTo>
                                          <a:pt x="322" y="0"/>
                                        </a:lnTo>
                                        <a:lnTo>
                                          <a:pt x="384" y="226"/>
                                        </a:lnTo>
                                        <a:lnTo>
                                          <a:pt x="426" y="11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s:wsp>
                          <wps:cNvPr id="193547" name="Line 1125"/>
                          <wps:cNvCnPr/>
                          <wps:spPr bwMode="auto">
                            <a:xfrm flipV="1">
                              <a:off x="4760" y="8359"/>
                              <a:ext cx="0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3548" name="Line 1126"/>
                          <wps:cNvCnPr/>
                          <wps:spPr bwMode="auto">
                            <a:xfrm>
                              <a:off x="7752" y="7237"/>
                              <a:ext cx="0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93549" name="Group 1127"/>
                        <wpg:cNvGrpSpPr>
                          <a:grpSpLocks/>
                        </wpg:cNvGrpSpPr>
                        <wpg:grpSpPr bwMode="auto">
                          <a:xfrm>
                            <a:off x="5985" y="6676"/>
                            <a:ext cx="864" cy="576"/>
                            <a:chOff x="1728" y="2160"/>
                            <a:chExt cx="864" cy="576"/>
                          </a:xfrm>
                        </wpg:grpSpPr>
                        <wps:wsp>
                          <wps:cNvPr id="193550" name="Rectangle 1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8" y="2160"/>
                              <a:ext cx="864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39966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551" name="Text Box 1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00" y="2232"/>
                              <a:ext cx="692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D619CF">
                                <w:pPr>
                                  <w:pStyle w:val="5"/>
                                </w:pPr>
                                <w:r>
                                  <w:t>V</w:t>
                                </w:r>
                                <w:r>
                                  <w:rPr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3478" o:spid="_x0000_s1734" style="position:absolute;margin-left:36pt;margin-top:5.55pt;width:299.2pt;height:153.9pt;z-index:251678720" coordorigin="2922,6519" coordsize="5984,30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">
                <v:group id="Group 1057" o:spid="_x0000_s1735" style="position:absolute;left:6025;top:8733;width:864;height:864" coordorigin="7200,7728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P4HhfFAAAA3wAA&#10;AA8AAAAAAAAAAAAAAAAAqgIAAGRycy9kb3ducmV2LnhtbFBLBQYAAAAABAAEAPoAAACcAwAAAAA=&#10;">
                  <v:rect id="Rectangle 1058" o:spid="_x0000_s1736" style="position:absolute;left:7200;top:7728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8JsMA&#10;AADfAAAADwAAAGRycy9kb3ducmV2LnhtbERPTWvCQBC9F/wPywi91V2rDRpdpRSEQu2hWvA6ZMck&#10;mJ1Ns6um/945CB4f73u57n2jLtTFOrCF8ciAIi6Cq7m08LvfvMxAxYTssAlMFv4pwno1eFpi7sKV&#10;f+iyS6WSEI45WqhSanOtY1GRxzgKLbFwx9B5TAK7UrsOrxLuG/1qTKY91iwNFbb0UVFx2p29Bcym&#10;7u/7ONnuv84ZzsvebN4OxtrnYf++AJWoTw/x3f3pZP58Mp3JA/kjAP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+L8JsMAAADfAAAADwAAAAAAAAAAAAAAAACYAgAAZHJzL2Rv&#10;d25yZXYueG1sUEsFBgAAAAAEAAQA9QAAAIgDAAAAAA==&#10;" stroked="f"/>
                  <v:line id="Line 1059" o:spid="_x0000_s1737" style="position:absolute;visibility:visible;mso-wrap-style:square" from="7632,7728" to="7632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8BycYAAADfAAAADwAAAGRycy9kb3ducmV2LnhtbERPW2vCMBR+H+w/hDPY20y9UFxnFHEM&#10;1IehbqCPx+as7daclCRr679fBGGPH999tuhNLVpyvrKsYDhIQBDnVldcKPj8eHuagvABWWNtmRRc&#10;yMNifn83w0zbjvfUHkIhYgj7DBWUITSZlD4vyaAf2IY4cl/WGQwRukJqh10MN7UcJUkqDVYcG0ps&#10;aFVS/nP4NQrex7u0XW626/64Sc/56/58+u6cUo8P/fIFRKA+/Itv7rWO85/Hk+kQrn8iAD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3PAcnGAAAA3wAAAA8AAAAAAAAA&#10;AAAAAAAAoQIAAGRycy9kb3ducmV2LnhtbFBLBQYAAAAABAAEAPkAAACUAwAAAAA=&#10;"/>
                  <v:line id="Line 1060" o:spid="_x0000_s1738" style="position:absolute;visibility:visible;mso-wrap-style:square" from="7344,8016" to="7920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2fvsYAAADfAAAADwAAAGRycy9kb3ducmV2LnhtbERPXWvCMBR9F/Yfwh3sTdOpFNcZRTYG&#10;6sNQN9DHa3PXdmtuSpK19d8vgrDHw/meL3tTi5acrywreBwlIIhzqysuFHx+vA1nIHxA1lhbJgUX&#10;8rBc3A3mmGnb8Z7aQyhEDGGfoYIyhCaT0uclGfQj2xBH7ss6gyFCV0jtsIvhppbjJEmlwYpjQ4kN&#10;vZSU/xx+jYL3yS5tV5vtuj9u0nP+uj+fvjun1MN9v3oGEagP/+Kbe63j/KfJdDaG658I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0dn77GAAAA3wAAAA8AAAAAAAAA&#10;AAAAAAAAoQIAAGRycy9kb3ducmV2LnhtbFBLBQYAAAAABAAEAPkAAACUAwAAAAA=&#10;"/>
                  <v:line id="Line 1061" o:spid="_x0000_s1739" style="position:absolute;visibility:visible;mso-wrap-style:square" from="7488,8100" to="7776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E6JcYAAADfAAAADwAAAGRycy9kb3ducmV2LnhtbERPXWvCMBR9F/Yfwh3sTdNZKa4zijgG&#10;6sNQN9ger81d2625KUnW1n+/CIM9Hs73YjWYRnTkfG1Zwf0kAUFcWF1zqeDt9Xk8B+EDssbGMim4&#10;kIfV8ma0wFzbno/UnUIpYgj7HBVUIbS5lL6oyKCf2JY4cp/WGQwRulJqh30MN42cJkkmDdYcGyps&#10;aVNR8X36MQpe0kPWrXf77fC+y87F0/H88dU7pe5uh/UjiEBD+Bf/ubc6zn9IZ/MUrn8i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ROiXGAAAA3wAAAA8AAAAAAAAA&#10;AAAAAAAAoQIAAGRycy9kb3ducmV2LnhtbFBLBQYAAAAABAAEAPkAAACUAwAAAAA=&#10;"/>
                  <v:line id="Line 1062" o:spid="_x0000_s1740" style="position:absolute;visibility:visible;mso-wrap-style:square" from="7572,8184" to="7716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iiUcYAAADfAAAADwAAAGRycy9kb3ducmV2LnhtbERPW2vCMBR+H+w/hDPwbaZTKdoZRSaC&#10;7mHMC+jjsTlruzUnJcna7t8vg4GPH999vuxNLVpyvrKs4GmYgCDOra64UHA6bh6nIHxA1lhbJgU/&#10;5GG5uL+bY6Ztx3tqD6EQMYR9hgrKEJpMSp+XZNAPbUMcuQ/rDIYIXSG1wy6Gm1qOkiSVBiuODSU2&#10;9FJS/nX4Ngrexu9pu9q9bvvzLr3m6/318tk5pQYP/eoZRKA+3MT/7q2O82fjyXQCf38iAL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24olHGAAAA3wAAAA8AAAAAAAAA&#10;AAAAAAAAoQIAAGRycy9kb3ducmV2LnhtbFBLBQYAAAAABAAEAPkAAACUAwAAAAA=&#10;"/>
                </v:group>
                <v:group id="Group 1063" o:spid="_x0000_s1741" style="position:absolute;left:2922;top:6519;width:5984;height:2214" coordorigin="2922,6519" coordsize="5984,2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2BkNcQAAADfAAAA&#10;DwAAAAAAAAAAAAAAAACqAgAAZHJzL2Rvd25yZXYueG1sUEsFBgAAAAAEAAQA+gAAAJsDAAAAAA==&#10;">
                  <v:shape id="Freeform 1064" o:spid="_x0000_s1742" style="position:absolute;left:4760;top:7237;width:2992;height:1496;visibility:visible;mso-wrap-style:square;v-text-anchor:top" coordsize="2992,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0gg8QA&#10;AADfAAAADwAAAGRycy9kb3ducmV2LnhtbERPW2vCMBR+H/gfwhH2NhMviFajFMdA97R1Ivh2bM6a&#10;suakNJl2/34ZDHz8+O7rbe8acaUu1J41jEcKBHHpTc2VhuPHy9MCRIjIBhvPpOGHAmw3g4c1Zsbf&#10;+J2uRaxECuGQoQYbY5tJGUpLDsPIt8SJ+/Sdw5hgV0nT4S2Fu0ZOlJpLhzWnBost7SyVX8W30zB9&#10;bmS+vxSnQrF63eVv58nYHrR+HPb5CkSkPt7F/+69SfOX09liDn9/E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dIIPEAAAA3wAAAA8AAAAAAAAAAAAAAAAAmAIAAGRycy9k&#10;b3ducmV2LnhtbFBLBQYAAAAABAAEAPUAAACJAwAAAAA=&#10;" path="m,374l,,1683,r,374l1683,,2992,r,1496l1683,1496r,-374l1683,1496,,1496e" filled="f">
                    <v:path arrowok="t" o:connecttype="custom" o:connectlocs="0,374;0,0;1683,0;1683,374;1683,0;2992,0;2992,1496;1683,1496;1683,1122;1683,1496;0,1496" o:connectangles="0,0,0,0,0,0,0,0,0,0,0"/>
                  </v:shape>
                  <v:group id="Group 1065" o:spid="_x0000_s1743" style="position:absolute;left:5104;top:6519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j+X9nFAAAA3wAA&#10;AA8AAAAAAAAAAAAAAAAAqgIAAGRycy9kb3ducmV2LnhtbFBLBQYAAAAABAAEAPoAAACcAwAAAAA=&#10;">
                    <v:group id="Group 1066" o:spid="_x0000_s1744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lhy6vFAAAA3wAA&#10;AA8AAAAAAAAAAAAAAAAAqgIAAGRycy9kb3ducmV2LnhtbFBLBQYAAAAABAAEAPoAAACcAwAAAAA=&#10;">
                      <v:rect id="Rectangle 1067" o:spid="_x0000_s1745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4JtMcA&#10;AADfAAAADwAAAGRycy9kb3ducmV2LnhtbERPy04CMRTdm/gPzTVhJx1BeQwUQkANwQWCmrC8Ti8z&#10;E6a3Q1th+HtrYsLy5LzH08ZU4kTOl5YVPLQTEMSZ1SXnCj4/Xu4HIHxA1lhZJgUX8jCd3N6MMdX2&#10;zBs6bUMuYgj7FBUUIdSplD4ryKBv25o4cnvrDIYIXS61w3MMN5XsJElPGiw5NhRY07yg7LD9MQpW&#10;iyezdq/Pm9B/r/tf5e7tuL98K9W6a2YjEIGacBX/u5c6zh92HwdD+PsTAcjJ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eCbTHAAAA3wAAAA8AAAAAAAAAAAAAAAAAmAIAAGRy&#10;cy9kb3ducmV2LnhtbFBLBQYAAAAABAAEAPUAAACMAwAAAAA=&#10;" filled="f" stroked="f" strokecolor="#f60"/>
                      <v:shape id="Text Box 1068" o:spid="_x0000_s1746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EPwsMA&#10;AADfAAAADwAAAGRycy9kb3ducmV2LnhtbERPTUvDQBC9C/6HZQRvdtNWpIndliIU1JtRqMchO02C&#10;2dmwO7apv945CB4f73u9ncJgTpRyH9nBfFaAIW6i77l18PG+v1uByYLscYhMDi6UYbu5vlpj5eOZ&#10;3+hUS2s0hHOFDjqRsbI2Nx0FzLM4Eit3jCmgKEyt9QnPGh4GuyiKBxuwZ23ocKSnjpqv+js42P0s&#10;c6pfytX8lT8Xh+kgl/1RnLu9mXaPYIQm+Rf/uZ+9zi+X96U+0D8K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EPw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D619CF">
                              <w:pPr>
                                <w:pStyle w:val="4"/>
                              </w:pPr>
                              <w:r>
                                <w:t xml:space="preserve">10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069" o:spid="_x0000_s1747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YL068QAAADfAAAA&#10;DwAAAAAAAAAAAAAAAACqAgAAZHJzL2Rvd25yZXYueG1sUEsFBgAAAAAEAAQA+gAAAJsDAAAAAA==&#10;">
                      <v:line id="Line 1070" o:spid="_x0000_s1748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QJY8YAAADfAAAADwAAAGRycy9kb3ducmV2LnhtbERPXWvCMBR9H/gfwhV8m6k6yqxGkQ1B&#10;9zCmG8zHa3Ntq81NSbK2+/fLYLDHw/lerntTi5acrywrmIwTEMS51RUXCj7et/ePIHxA1lhbJgXf&#10;5GG9GtwtMdO24wO1x1CIGMI+QwVlCE0mpc9LMujHtiGO3MU6gyFCV0jtsIvhppbTJEmlwYpjQ4kN&#10;PZWU345fRsHr7C1tN/uXXf+5T8/58+F8unZOqdGw3yxABOrDv/jPvdNx/nz2MJ/C758I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ECWPGAAAA3wAAAA8AAAAAAAAA&#10;AAAAAAAAoQIAAGRycy9kb3ducmV2LnhtbFBLBQYAAAAABAAEAPkAAACUAwAAAAA=&#10;"/>
                      <v:group id="Group 1071" o:spid="_x0000_s1749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IczwfFAAAA3wAA&#10;AA8AAAAAAAAAAAAAAAAAqgIAAGRycy9kb3ducmV2LnhtbFBLBQYAAAAABAAEAPoAAACcAwAAAAA=&#10;">
                        <v:rect id="Rectangle 1072" o:spid="_x0000_s1750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/gV8MA&#10;AADfAAAADwAAAGRycy9kb3ducmV2LnhtbERPzU4CMRC+m/gOzZhwky6CKCuFGILEAxxEH2CyHbYb&#10;tjObtsDy9pbExOOX73++7H2rzhRiI2xgNCxAEVdiG64N/Hx/PL6CignZYitMBq4UYbm4v5tjaeXC&#10;X3Tep1rlEI4lGnApdaXWsXLkMQ6lI87cQYLHlGGotQ14yeG+1U9FMdUeG84NDjtaOaqO+5M38CLX&#10;8a4/FKMg2+OmFivPbi3GDB769zdQifr0L/5zf9o8fzaezCZw+5MB6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/gV8MAAADfAAAADwAAAAAAAAAAAAAAAACYAgAAZHJzL2Rv&#10;d25yZXYueG1sUEsFBgAAAAAEAAQA9QAAAIgDAAAAAA==&#10;" stroked="f" strokecolor="lime"/>
                        <v:shape id="Freeform 1073" o:spid="_x0000_s1751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KmjMYA&#10;AADfAAAADwAAAGRycy9kb3ducmV2LnhtbERP22rCQBB9L/gPyxT6VjfaCzW6SikIFkqlUWgfh+yY&#10;pGZnw+6oqV/vFgp9PJz7bNG7Vh0pxMazgdEwA0VcettwZWC7Wd4+gYqCbLH1TAZ+KMJiPriaYW79&#10;iT/oWEilUgjHHA3UIl2udSxrchiHviNO3M4Hh5JgqLQNeErhrtXjLHvUDhtODTV29FJTuS8OzsC4&#10;OLvX7XezFvkcHdZhudq8vX8Zc3PdP09BCfXyL/5zr2yaP7m7nzzA758EQM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hKmjM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group id="Group 1074" o:spid="_x0000_s1752" style="position:absolute;left:7378;top:7050;width:864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mtsn8QAAADfAAAA&#10;DwAAAAAAAAAAAAAAAACqAgAAZHJzL2Rvd25yZXYueG1sUEsFBgAAAAAEAAQA+gAAAJsDAAAAAA==&#10;">
                    <v:rect id="Rectangle 1075" o:spid="_x0000_s1753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wM8UA&#10;AADfAAAADwAAAGRycy9kb3ducmV2LnhtbERPy2rCQBTdF/oPwy24q5NoNRodpRUEF3XhA3R5yVyT&#10;YOZOyIwm9es7BaHLw3nPl52pxJ0aV1pWEPcjEMSZ1SXnCo6H9fsEhPPIGivLpOCHHCwXry9zTLVt&#10;eUf3vc9FCGGXooLC+zqV0mUFGXR9WxMH7mIbgz7AJpe6wTaEm0oOomgsDZYcGgqsaVVQdt3fjILz&#10;wMRxW69Hx9GkOz0Ss/1OvrZK9d66zxkIT53/Fz/dGx3mT4cf0wT+/gQA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rAzxQAAAN8AAAAPAAAAAAAAAAAAAAAAAJgCAABkcnMv&#10;ZG93bnJldi54bWxQSwUGAAAAAAQABAD1AAAAigMAAAAA&#10;" filled="f" stroked="f" strokecolor="#396"/>
                    <v:shape id="Text Box 1076" o:spid="_x0000_s1754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uVIsMA&#10;AADfAAAADwAAAGRycy9kb3ducmV2LnhtbERPTWvCQBC9C/6HZYTedLetSpO6SmkRPLWobaG3ITsm&#10;odnZkF1N/PedQ8Hj432vNoNv1IW6WAe2cD8zoIiL4GouLXwet9MnUDEhO2wCk4UrRdisx6MV5i70&#10;vKfLIZVKQjjmaKFKqc21jkVFHuMstMTCnULnMQnsSu067CXcN/rBmKX2WLM0VNjSa0XF7+HsLXy9&#10;n36+5+ajfPOLtg+D0ewzbe3dZHh5BpVoSDfxv3vnZH72OM9ksPwRAH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uVIsMAAADfAAAADwAAAAAAAAAAAAAAAACYAgAAZHJzL2Rv&#10;d25yZXYueG1sUEsFBgAAAAAEAAQA9QAAAIgDAAAAAA==&#10;" filled="f" stroked="f">
                      <v:textbox>
                        <w:txbxContent>
                          <w:p w:rsidR="007265C8" w:rsidRDefault="007265C8" w:rsidP="00D619CF">
                            <w:pPr>
                              <w:pStyle w:val="5"/>
                            </w:pPr>
                            <w:r>
                              <w:t>I</w:t>
                            </w:r>
                            <w:r>
                              <w:rPr>
                                <w:vertAlign w:val="subscript"/>
                              </w:rPr>
                              <w:t>x</w:t>
                            </w:r>
                          </w:p>
                        </w:txbxContent>
                      </v:textbox>
                    </v:shape>
                  </v:group>
                  <v:group id="Group 1077" o:spid="_x0000_s1755" style="position:absolute;left:6301;top:7424;width:1152;height:1152" coordorigin="4762,7611" coordsize="1152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0+O3FAAAA3wAA&#10;AA8AAAAAAAAAAAAAAAAAqgIAAGRycy9kb3ducmV2LnhtbFBLBQYAAAAABAAEAPoAAACcAwAAAAA=&#10;">
                    <v:group id="Group 1078" o:spid="_x0000_s1756" style="position:absolute;left:4762;top:7611;width:288;height:1152" coordorigin="3456,1728" coordsize="288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XLasQAAADfAAAADwAAAGRycy9kb3ducmV2LnhtbERPTWvCQBC9F/oflil4&#10;q5tUlDZ1FZEqPYigFkpvQ3ZMgtnZkF2T+O87B8Hj433Pl4OrVUdtqDwbSMcJKOLc24oLAz+nzes7&#10;qBCRLdaeycCNAiwXz09zzKzv+UDdMRZKQjhkaKCMscm0DnlJDsPYN8TCnX3rMApsC21b7CXc1fot&#10;SWbaYcXSUGJD65Lyy/HqDGx77FeT9KvbXc7r299puv/dpWTM6GVYfYKKNMSH+O7+tjL/YzJN5IH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CXLasQAAADfAAAA&#10;DwAAAAAAAAAAAAAAAACqAgAAZHJzL2Rvd25yZXYueG1sUEsFBgAAAAAEAAQA+gAAAJsDAAAAAA==&#10;">
                      <v:line id="Line 1079" o:spid="_x0000_s1757" style="position:absolute;rotation:-90;visibility:visible;mso-wrap-style:square" from="3024,2304" to="4176,23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dAgMYAAADfAAAADwAAAGRycy9kb3ducmV2LnhtbERPXWvCMBR9H+w/hDvwbabdmJvVKEOY&#10;DpkPU2H4dmmuTbfmpiTRdv9+EYQ9Hs73dN7bRpzJh9qxgnyYgSAuna65UrDfvd2/gAgRWWPjmBT8&#10;UoD57PZmioV2HX/SeRsrkUI4FKjAxNgWUobSkMUwdC1x4o7OW4wJ+kpqj10Kt418yLKRtFhzajDY&#10;0sJQ+bM9WQXPbvnRHY7fX36x0jbfbzZmvRsrNbjrXycgIvXxX3x1v+s0f/z4lOVw+ZMA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3QIDGAAAA3wAAAA8AAAAAAAAA&#10;AAAAAAAAoQIAAGRycy9kb3ducmV2LnhtbFBLBQYAAAAABAAEAPkAAACUAwAAAAA=&#10;"/>
                      <v:rect id="Rectangle 1080" o:spid="_x0000_s1758" style="position:absolute;left:3312;top:2160;width:576;height:288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SB/MEA&#10;AADfAAAADwAAAGRycy9kb3ducmV2LnhtbERPS2vCQBC+F/wPywje6iZKa5O6ikiFHn1dehuy0ySa&#10;nQ3ZqYn/3i0Uevz43sv14Bp1oy7Ung2k0wQUceFtzaWB82n3/AYqCLLFxjMZuFOA9Wr0tMTc+p4P&#10;dDtKqWIIhxwNVCJtrnUoKnIYpr4ljty37xxKhF2pbYd9DHeNniXJq3ZYc2yosKVtRcX1+OMM7PeL&#10;DOcHDr0MXxdMU7HlR2bMZDxs3kEJDfIv/nN/2jg/m78kM/j9EwHo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0gfzBAAAA3wAAAA8AAAAAAAAAAAAAAAAAmAIAAGRycy9kb3du&#10;cmV2LnhtbFBLBQYAAAAABAAEAPUAAACGAwAAAAA=&#10;" stroked="f"/>
                      <v:shape id="Freeform 1081" o:spid="_x0000_s1759" style="position:absolute;left:3542;top:2026;width:116;height:221;rotation:-90;visibility:visible;mso-wrap-style:square;v-text-anchor:top" coordsize="116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/vEsMA&#10;AADfAAAADwAAAGRycy9kb3ducmV2LnhtbERP3WrCMBS+F/YO4Qi7kTVdRZmdsYwVYXdD3QMcmtOm&#10;2JyUJtV2T78MBrv8+P73xWQ7caPBt44VPCcpCOLK6ZYbBV+X49MLCB+QNXaOScFMHorDw2KPuXZ3&#10;PtHtHBoRQ9jnqMCE0OdS+sqQRZ+4njhytRsshgiHRuoB7zHcdjJL06202HJsMNjTu6Hqeh6tgstu&#10;3OLKzKXJPstMZkeq3Tcp9bic3l5BBJrCv/jP/aHj/N16k67h908EI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/vEsMAAADfAAAADwAAAAAAAAAAAAAAAACYAgAAZHJzL2Rv&#10;d25yZXYueG1sUEsFBgAAAAAEAAQA9QAAAIgDAAAAAA==&#10;" path="m,l32,5,53,17r9,9l72,37,83,52,95,84r5,48l100,163r-6,27l75,218r-27,3l32,192,22,158r3,-41l27,82,39,55,58,25,82,10,99,1r17,1e" filled="f">
                        <v:stroke startarrowwidth="wide" startarrowlength="short" endarrowwidth="wide" endarrowlength="short"/>
                        <v:path arrowok="t" o:connecttype="custom" o:connectlocs="0,0;32,5;53,17;62,26;72,37;83,52;95,84;100,132;100,163;94,190;75,218;48,221;32,192;22,158;25,117;27,82;39,55;58,25;82,10;99,1;116,2" o:connectangles="0,0,0,0,0,0,0,0,0,0,0,0,0,0,0,0,0,0,0,0,0"/>
                      </v:shape>
                      <v:shape id="Freeform 1082" o:spid="_x0000_s1760" style="position:absolute;left:3488;top:2412;width:218;height:125;visibility:visible;mso-wrap-style:square;v-text-anchor:top" coordsize="218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zIsAA&#10;AADfAAAADwAAAGRycy9kb3ducmV2LnhtbERP24rCMBB9F/yHMMK+aarrilajiLCLiFCsfsDQjG2x&#10;mdQmav17Iyz4eDj3xao1lbhT40rLCoaDCARxZnXJuYLT8bc/BeE8ssbKMil4koPVsttZYKztgw90&#10;T30uQgi7GBUU3texlC4ryKAb2Jo4cGfbGPQBNrnUDT5CuKnkKIom0mDJoaHAmjYFZZf0ZhTsE/7D&#10;486TvibsrnqfpJdEKvXVa9dzEJ5a/xH/u7c6zJ99/0RjeP8JAO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WzIsAAAADfAAAADwAAAAAAAAAAAAAAAACYAgAAZHJzL2Rvd25y&#10;ZXYueG1sUEsFBgAAAAAEAAQA9QAAAIUDAAAAAA==&#10;" path="m9,125l4,91,11,72,24,60,52,36,82,28r52,-3l187,35r28,19l218,80r-28,20l162,101r-32,5l65,91r27,8l45,77,12,46,7,28,,e" filled="f">
                        <v:stroke startarrowwidth="wide" startarrowlength="short" endarrowwidth="wide" endarrowlength="short"/>
                        <v:path arrowok="t" o:connecttype="custom" o:connectlocs="9,125;4,91;11,72;24,60;52,36;82,28;134,25;187,35;215,54;218,80;190,100;162,101;130,106;65,91;92,99;45,77;12,46;7,28;0,0" o:connectangles="0,0,0,0,0,0,0,0,0,0,0,0,0,0,0,0,0,0,0"/>
                      </v:shape>
                      <v:shape id="Freeform 1083" o:spid="_x0000_s1761" style="position:absolute;left:3544;top:2250;width:112;height:221;rotation:-90;visibility:visible;mso-wrap-style:square;v-text-anchor:top" coordsize="112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W6TMYA&#10;AADfAAAADwAAAGRycy9kb3ducmV2LnhtbERPTWvCQBC9F/wPywi91Y0tiqZughUsgofamIO9jdkx&#10;CWZnQ3ar0V/fLRR6fLzvRdqbRlyoc7VlBeNRBIK4sLrmUkG+Xz/NQDiPrLGxTApu5CBNBg8LjLW9&#10;8iddMl+KEMIuRgWV920spSsqMuhGtiUO3Ml2Bn2AXSl1h9cQbhr5HEVTabDm0FBhS6uKinP2bRSs&#10;v6Zv+X31sTu80zIvjrP99ubvSj0O++UrCE+9/xf/uTc6zJ+/TKIJ/P4JAGT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gW6TMYAAADfAAAADwAAAAAAAAAAAAAAAACYAgAAZHJz&#10;L2Rvd25yZXYueG1sUEsFBgAAAAAEAAQA9QAAAIsDAAAAAA==&#10;" path="m,2l15,r9,5l49,14,73,50,90,84r5,46l92,166r-8,43l60,221,32,209,23,173,17,137r3,-31l29,72,45,51,63,31,77,16,92,7,112,2e" filled="f">
                        <v:stroke startarrowwidth="wide" startarrowlength="short" endarrowwidth="wide" endarrowlength="short"/>
                        <v:path arrowok="t" o:connecttype="custom" o:connectlocs="0,2;15,0;24,5;49,14;73,50;90,84;95,130;92,166;84,209;60,221;32,209;23,173;17,137;20,106;29,72;45,51;63,31;77,16;92,7;112,2" o:connectangles="0,0,0,0,0,0,0,0,0,0,0,0,0,0,0,0,0,0,0,0"/>
                      </v:shape>
                      <v:shape id="Freeform 1084" o:spid="_x0000_s1762" style="position:absolute;left:3539;top:2139;width:117;height:218;rotation:-90;visibility:visible;mso-wrap-style:square;v-text-anchor:top" coordsize="117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SRHsUA&#10;AADfAAAADwAAAGRycy9kb3ducmV2LnhtbESP3WrDMAxG7wt9B6PC7lpnGWuzrG4ZgcGgjNJ0DyBs&#10;LQmL5RA7P3v7ejDo5eHTdyTtj7NtxUi9bxwreNwkIIi1Mw1XCr6u7+sMhA/IBlvHpOCXPBwPy8Ue&#10;c+MmvtBYhkpECfscFdQhdLmUXtdk0W9cRxyzb9dbDBH7Spoepyi3rUyTZCstNhw31NhRUZP+KQcb&#10;LVzIocuaT5/p3ensdUiH2Sj1sJrfXkEEmsN9+L/9YeL5L0/PyRb+/okA8n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EexQAAAN8AAAAPAAAAAAAAAAAAAAAAAJgCAABkcnMv&#10;ZG93bnJldi54bWxQSwUGAAAAAAQABAD1AAAAigMAAAAA&#10;" path="m,2l25,7,56,22,83,67r8,30l97,134r,32l92,197,78,218,54,215,37,204,28,173,23,137r,-29l25,89,37,60,54,36r8,-4l76,12,90,5,117,e" filled="f">
                        <v:stroke startarrowwidth="wide" startarrowlength="short" endarrowwidth="wide" endarrowlength="short"/>
                        <v:path arrowok="t" o:connecttype="custom" o:connectlocs="0,2;25,7;56,22;83,67;91,97;97,134;97,166;92,197;78,218;54,215;37,204;28,173;23,137;23,108;25,89;37,60;54,36;62,32;76,12;90,5;117,0" o:connectangles="0,0,0,0,0,0,0,0,0,0,0,0,0,0,0,0,0,0,0,0,0"/>
                      </v:shape>
                      <v:shape id="Freeform 1085" o:spid="_x0000_s1763" style="position:absolute;left:3508;top:1993;width:72;height:111;rotation:-90;visibility:visible;mso-wrap-style:square;v-text-anchor:top" coordsize="7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jPDMQA&#10;AADfAAAADwAAAGRycy9kb3ducmV2LnhtbERPu2rDMBTdC/0HcQvZGikJTVI3sikOBg9dmsfQ7WLd&#10;2qbWlbGU2Pn7qFDoeDjvXTbZTlxp8K1jDYu5AkFcOdNyreF0LJ63IHxANtg5Jg038pCljw87TIwb&#10;+ZOuh1CLGMI+QQ1NCH0ipa8asujnrieO3LcbLIYIh1qaAccYbju5VGotLbYcGxrsKW+o+jlcrIb9&#10;5mtbF+qjzBdmOpvSlfn64rSePU3vbyACTeFf/OcuTZz/unpRG/j9EwHI9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ozwzEAAAA3wAAAA8AAAAAAAAAAAAAAAAAmAIAAGRycy9k&#10;b3ducmV2LnhtbFBLBQYAAAAABAAEAPUAAACJAwAAAAA=&#10;" path="m,l14,6,35,19,46,30,64,67r8,44e" filled="f">
                        <v:stroke startarrowwidth="wide" startarrowlength="short" endarrowwidth="wide" endarrowlength="short"/>
                        <v:path arrowok="t" o:connecttype="custom" o:connectlocs="0,0;14,6;35,19;46,30;64,67;72,111" o:connectangles="0,0,0,0,0,0"/>
                      </v:shape>
                      <v:shape id="Freeform 1086" o:spid="_x0000_s1764" style="position:absolute;left:3518;top:2507;width:58;height:105;rotation:-90;visibility:visible;mso-wrap-style:square;v-text-anchor:top" coordsize="58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qqXMQA&#10;AADfAAAADwAAAGRycy9kb3ducmV2LnhtbERPTWvCQBC9C/6HZQq96UZLRaOriBDwYAWth/Y2Zsck&#10;NTsbsqum/75zEHp8vO/FqnO1ulMbKs8GRsMEFHHubcWFgdNnNpiCChHZYu2ZDPxSgNWy31tgav2D&#10;D3Q/xkJJCIcUDZQxNqnWIS/JYRj6hli4i28dRoFtoW2LDwl3tR4nyUQ7rFgaSmxoU1J+Pd6cgR/M&#10;7L5af4dz3M3OX9dsNDl81Ma8vnTrOahIXfwXP91bK/Nnb++JDJY/Ak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aqlzEAAAA3wAAAA8AAAAAAAAAAAAAAAAAmAIAAGRycy9k&#10;b3ducmV2LnhtbFBLBQYAAAAABAAEAPUAAACJAwAAAAA=&#10;" path="m58,l45,9,28,29,16,58,,105e" filled="f">
                        <v:stroke startarrowwidth="wide" startarrowlength="short" endarrowwidth="wide" endarrowlength="short"/>
                        <v:path arrowok="t" o:connecttype="custom" o:connectlocs="58,0;45,9;28,29;16,58;0,105" o:connectangles="0,0,0,0,0"/>
                      </v:shape>
                    </v:group>
                    <v:group id="Group 1087" o:spid="_x0000_s1765" style="position:absolute;left:4762;top:7798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R9i98QAAADfAAAA&#10;DwAAAAAAAAAAAAAAAACqAgAAZHJzL2Rvd25yZXYueG1sUEsFBgAAAAAEAAQA+gAAAJsDAAAAAA==&#10;">
                      <v:rect id="Rectangle 1088" o:spid="_x0000_s1766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86M8YA&#10;AADfAAAADwAAAGRycy9kb3ducmV2LnhtbERPS08CMRC+m/gfmjHhJl00vFYKMT4IwYOCmngct8Pu&#10;xu10aQss/945mHj88r1ni8416kgh1p4NDPoZKOLC25pLAx/vz9cTUDEhW2w8k4EzRVjMLy9mmFt/&#10;4g0dt6lUEsIxRwNVSm2udSwqchj7viUWbueDwyQwlNoGPEm4a/RNlo20w5qlocKWHioqfrYHZ2D9&#10;OHSvYfm0SeO3dvxZf73sd+dvY3pX3f0dqERd+hf/uVdW5k9vhwN5IH8EgJ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86M8YAAADfAAAADwAAAAAAAAAAAAAAAACYAgAAZHJz&#10;L2Rvd25yZXYueG1sUEsFBgAAAAAEAAQA9QAAAIsDAAAAAA==&#10;" filled="f" stroked="f" strokecolor="#f60"/>
                      <v:shape id="Text Box 1089" o:spid="_x0000_s1767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+mnsMA&#10;AADfAAAADwAAAGRycy9kb3ducmV2LnhtbERPTWvCQBC9F/wPywje6iZKi0ZXkYJge2ss2OOQHZNg&#10;djbsTjX213cLhR4f73u9HVynrhRi69lAPs1AEVfetlwb+DjuHxegoiBb7DyTgTtF2G5GD2ssrL/x&#10;O11LqVUK4ViggUakL7SOVUMO49T3xIk7++BQEgy1tgFvKdx1epZlz9phy6mhwZ5eGqou5ZczsPue&#10;x1C+Lhf5G3/OTsNJ7vuzGDMZD7sVKKFB/sV/7oNN85fzpzyH3z8JgN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+mns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D619CF">
                              <w:pPr>
                                <w:pStyle w:val="4"/>
                              </w:pPr>
                              <w:r>
                                <w:t>j20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090" o:spid="_x0000_s1768" style="position:absolute;left:7610;top:7424;width:1296;height:1152" coordorigin="10368,9216" coordsize="129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mJmW8QAAADfAAAA&#10;DwAAAAAAAAAAAAAAAACqAgAAZHJzL2Rvd25yZXYueG1sUEsFBgAAAAAEAAQA+gAAAJsDAAAAAA==&#10;">
                    <v:group id="Group 1091" o:spid="_x0000_s1769" style="position:absolute;left:10512;top:9360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S7DwMQAAADfAAAADwAAAGRycy9kb3ducmV2LnhtbERPTWvCQBC9F/wPywje&#10;6iYGS42uIlLFgwhVQbwN2TEJZmdDdpvEf98tCD0+3vdi1ZtKtNS40rKCeByBIM6sLjlXcDlv3z9B&#10;OI+ssbJMCp7kYLUcvC0w1bbjb2pPPhchhF2KCgrv61RKlxVk0I1tTRy4u20M+gCbXOoGuxBuKjmJ&#10;og9psOTQUGBNm4Kyx+nHKNh12K2T+Ks9PO6b5+08PV4PMSk1GvbrOQhPvf8Xv9x7HebPkmmcwN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S7DwMQAAADfAAAA&#10;DwAAAAAAAAAAAAAAAACqAgAAZHJzL2Rvd25yZXYueG1sUEsFBgAAAAAEAAQA+gAAAJsDAAAAAA==&#10;">
                      <v:rect id="Rectangle 1092" o:spid="_x0000_s1770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8MMYA&#10;AADfAAAADwAAAGRycy9kb3ducmV2LnhtbERPy04CMRTdm/gPzTVxJx1UBEYKMSqEyIJ34vI6vcxM&#10;nN6ObYHh7y0JCcuT8x6MGlOJAzlfWlbQbiUgiDOrS84VbNbjhx4IH5A1VpZJwYk8jIa3NwNMtT3y&#10;kg6rkIsYwj5FBUUIdSqlzwoy6Fu2Jo7czjqDIUKXS+3wGMNNJR+T5EUaLDk2FFjTe0HZ72pvFHx9&#10;dMzcTT6Xobuou9vye/a3O/0odX/XvL2CCNSEq/jinuo4v//UaT/D+U8EII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DQ8MMYAAADfAAAADwAAAAAAAAAAAAAAAACYAgAAZHJz&#10;L2Rvd25yZXYueG1sUEsFBgAAAAAEAAQA9QAAAIsDAAAAAA==&#10;" filled="f" stroked="f" strokecolor="#f60"/>
                      <v:shape id="Text Box 1093" o:spid="_x0000_s1771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SgncMA&#10;AADfAAAADwAAAGRycy9kb3ducmV2LnhtbERPTWvCQBC9F/oflhG81U0Ui6auIgWh9ta0YI9DdkyC&#10;2dmwO9Xor3cLhR4f73u1GVynzhRi69lAPslAEVfetlwb+PrcPS1ARUG22HkmA1eKsFk/PqywsP7C&#10;H3QupVYphGOBBhqRvtA6Vg05jBPfEyfu6INDSTDU2ga8pHDX6WmWPWuHLaeGBnt6bag6lT/OwPY2&#10;i6HcLxf5O39PD8NBrrujGDMeDdsXUEKD/Iv/3G82zV/O5vkcfv8kAH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SgncMAAADfAAAADwAAAAAAAAAAAAAAAACYAgAAZHJzL2Rv&#10;d25yZXYueG1sUEsFBgAAAAAEAAQA9QAAAIgDAAAAAA==&#10;" filled="f" stroked="f" strokecolor="#f60">
                        <v:textbox>
                          <w:txbxContent>
                            <w:p w:rsidR="007265C8" w:rsidRDefault="007265C8" w:rsidP="00D619CF">
                              <w:pPr>
                                <w:pStyle w:val="4"/>
                              </w:pPr>
                              <w:r>
                                <w:t>-j20</w:t>
                              </w:r>
                            </w:p>
                          </w:txbxContent>
                        </v:textbox>
                      </v:shape>
                    </v:group>
                    <v:group id="Group 1094" o:spid="_x0000_s1772" style="position:absolute;left:10368;top:9216;width:289;height:1152" coordorigin="9216,3744" coordsize="289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VlgWMQAAADfAAAA&#10;DwAAAAAAAAAAAAAAAACqAgAAZHJzL2Rvd25yZXYueG1sUEsFBgAAAAAEAAQA+gAAAJsDAAAAAA==&#10;">
                      <v:line id="Line 1095" o:spid="_x0000_s1773" style="position:absolute;rotation:90;visibility:visible;mso-wrap-style:square" from="8785,4320" to="9937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PVc8QAAADfAAAADwAAAGRycy9kb3ducmV2LnhtbERPTWsCMRC9F/wPYQRvNaui1dUoUqrW&#10;g4fagngbN+Pu4mayJFG3/74pCB4f73u2aEwlbuR8aVlBr5uAIM6sLjlX8PO9eh2D8AFZY2WZFPyS&#10;h8W89TLDVNs7f9FtH3IRQ9inqKAIoU6l9FlBBn3X1sSRO1tnMETocqkd3mO4qWQ/SUbSYMmxocCa&#10;3gvKLvurUWB22/XuaPqbj8MY7Wl9XgZHuVKddrOcggjUhKf44f7Ucf5kMOy9wf+fCE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s9VzxAAAAN8AAAAPAAAAAAAAAAAA&#10;AAAAAKECAABkcnMvZG93bnJldi54bWxQSwUGAAAAAAQABAD5AAAAkgMAAAAA&#10;"/>
                      <v:group id="Group 1096" o:spid="_x0000_s1774" style="position:absolute;left:9216;top:4031;width:289;height:576" coordorigin="9216,4031" coordsize="289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4pRscQAAADfAAAA&#10;DwAAAAAAAAAAAAAAAACqAgAAZHJzL2Rvd25yZXYueG1sUEsFBgAAAAAEAAQA+gAAAJsDAAAAAA==&#10;">
                        <v:rect id="Rectangle 1097" o:spid="_x0000_s1775" style="position:absolute;left:9217;top:4176;width:288;height:288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EQpcIA&#10;AADfAAAADwAAAGRycy9kb3ducmV2LnhtbERP3WrCMBS+H/gO4QjezdTpxFajOFHZQC/8eYBjc2yL&#10;zUlpYq1vbwaDXX58/7NFa0rRUO0KywoG/QgEcWp1wZmC82nzPgHhPLLG0jIpeJKDxbzzNsNE2wcf&#10;qDn6TIQQdgkqyL2vEildmpNB17cVceCutjboA6wzqWt8hHBTyo8oGkuDBYeGHCta5ZTejnejoLjs&#10;JjcerS3/xMRf++3u3JBTqtdtl1MQnlr/L/5zf+swPx5+DmL4/RMAyP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URClwgAAAN8AAAAPAAAAAAAAAAAAAAAAAJgCAABkcnMvZG93&#10;bnJldi54bWxQSwUGAAAAAAQABAD1AAAAhwMAAAAA&#10;" stroked="f" strokecolor="#036"/>
                        <v:line id="Line 1098" o:spid="_x0000_s1776" style="position:absolute;rotation:-90;flip:y;visibility:visible;mso-wrap-style:square" from="9359,4138" to="9360,4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av+cMAAADfAAAADwAAAGRycy9kb3ducmV2LnhtbERPTWvCQBC9F/oflil4qxsVS42uUoqC&#10;aD2Y6n3IjsnS7GzIbjX213cOhR4f73ux6n2jrtRFF9jAaJiBIi6DdVwZOH1unl9BxYRssQlMBu4U&#10;YbV8fFhgbsONj3QtUqUkhGOOBuqU2lzrWNbkMQ5DSyzcJXQek8Cu0rbDm4T7Ro+z7EV7dCwNNbb0&#10;XlP5VXx7A+vpjtzmuA60p+3s4zwqDvsfZ8zgqX+bg0rUp3/xn3trZf5sMh3LA/kjAP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Gr/nDAAAA3wAAAA8AAAAAAAAAAAAA&#10;AAAAoQIAAGRycy9kb3ducmV2LnhtbFBLBQYAAAAABAAEAPkAAACRAwAAAAA=&#10;">
                          <v:stroke startarrowwidth="wide" startarrowlength="short" endarrowwidth="wide" endarrowlength="short"/>
                        </v:line>
                        <v:shape id="Freeform 1099" o:spid="_x0000_s1777" style="position:absolute;left:9236;top:4155;width:250;height:1;rotation:90;visibility:visible;mso-wrap-style:square;v-text-anchor:top" coordsize="250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uHu8IA&#10;AADfAAAADwAAAGRycy9kb3ducmV2LnhtbERP3WrCMBS+H/gO4QjezURFcdUoIhQUNnBuD3CWHNtq&#10;c1KaqN3bL4Kwy4/vf7nuXC1u1IbKs4bRUIEgNt5WXGj4/spf5yBCRLZYeyYNvxRgveq9LDGz/s6f&#10;dDvGQqQQDhlqKGNsMimDKclhGPqGOHEn3zqMCbaFtC3eU7ir5VipmXRYcWoosaFtSeZyvDoNjVHT&#10;/U++Nx/nXNnwPi9yrg9aD/rdZgEiUhf/xU/3zqb5b5PpeASPPwm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e7wgAAAN8AAAAPAAAAAAAAAAAAAAAAAJgCAABkcnMvZG93&#10;bnJldi54bWxQSwUGAAAAAAQABAD1AAAAhwMAAAAA&#10;" path="m,l250,e" filled="f">
                          <v:path arrowok="t" o:connecttype="custom" o:connectlocs="0,0;250,0" o:connectangles="0,0"/>
                        </v:shape>
                        <v:shape id="Freeform 1100" o:spid="_x0000_s1778" style="position:absolute;left:9228;top:4473;width:266;height:1;rotation:90;visibility:visible;mso-wrap-style:square;v-text-anchor:top" coordsize="266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K/oMQA&#10;AADfAAAADwAAAGRycy9kb3ducmV2LnhtbERP3WrCMBS+H/gO4Qi7kZmuY2NWo4hsOrwQ1u0BDsmx&#10;KTYnJcm0e/tFGHj58f0vVoPrxJlCbD0reJwWIIi1Ny03Cr6/3h9eQcSEbLDzTAp+KcJqObpbYGX8&#10;hT/pXKdG5BCOFSqwKfWVlFFbchinvifO3NEHhynD0EgT8JLDXSfLoniRDlvODRZ72ljSp/rHKTju&#10;J/qw3/RvdXkgF/Ruaydhq9T9eFjPQSQa0k387/4wef7s6bks4fonA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Sv6DEAAAA3wAAAA8AAAAAAAAAAAAAAAAAmAIAAGRycy9k&#10;b3ducmV2LnhtbFBLBQYAAAAABAAEAPUAAACJAwAAAAA=&#10;" path="m,l266,1e" filled="f">
                          <v:path arrowok="t" o:connecttype="custom" o:connectlocs="0,0;266,1" o:connectangles="0,0"/>
                        </v:shape>
                        <v:shape id="Arc 1101" o:spid="_x0000_s1779" style="position:absolute;left:9216;top:4334;width:288;height:86;flip:x;visibility:visible;mso-wrap-style:square;v-text-anchor:top" coordsize="43200,230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+6JsQA&#10;AADfAAAADwAAAGRycy9kb3ducmV2LnhtbERPy2oCMRTdC/2HcAvuaqZqSx2NIoKPRcG368vkdmba&#10;5GaYRB3/3ggFl4fzHk0aa8SFal86VvDeSUAQZ06XnCs47OdvXyB8QNZoHJOCG3mYjF9aI0y1u/KW&#10;LruQixjCPkUFRQhVKqXPCrLoO64ijtyPqy2GCOtc6hqvMdwa2U2ST2mx5NhQYEWzgrK/3dkqWPe3&#10;h8Vy75rj9Pd7trabeWJORqn2azMdggjUhKf4373Scf6g99HtweNPBCDH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fuibEAAAA3wAAAA8AAAAAAAAAAAAAAAAAmAIAAGRycy9k&#10;b3ducmV2LnhtbFBLBQYAAAAABAAEAPUAAACJAwAAAAA=&#10;" path="m47,23025nfc15,22551,,22075,,21600,,9670,9670,,21600,,33529,-1,43199,9670,43200,21599em47,23025nsc15,22551,,22075,,21600,,9670,9670,,21600,,33529,-1,43199,9670,43200,21599r-21600,1l47,23025xe" filled="f">
                          <v:path arrowok="t" o:extrusionok="f" o:connecttype="custom" o:connectlocs="0,86;288,81;144,81" o:connectangles="0,0,0"/>
                        </v:shape>
                      </v:group>
                    </v:group>
                  </v:group>
                  <v:group id="Group 1102" o:spid="_x0000_s1780" style="position:absolute;left:2922;top:7424;width:2137;height:1152" coordorigin="2922,7424" coordsize="2137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irkQnFAAAA3wAA&#10;AA8AAAAAAAAAAAAAAAAAqgIAAGRycy9kb3ducmV2LnhtbFBLBQYAAAAABAAEAPoAAACcAwAAAAA=&#10;">
                    <v:rect id="Rectangle 1103" o:spid="_x0000_s1781" style="position:absolute;left:4483;top:778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Z8jcMA&#10;AADfAAAADwAAAGRycy9kb3ducmV2LnhtbERPTWvCQBC9C/6HZYRepG5qUdrUVYoQEPRSFc+T7DQJ&#10;zc6G7Kipv74rFDw+3vdi1btGXagLtWcDL5MEFHHhbc2lgeMhe34DFQTZYuOZDPxSgNVyOFhgav2V&#10;v+iyl1LFEA4pGqhE2lTrUFTkMEx8Sxy5b985lAi7UtsOrzHcNXqaJHPtsObYUGFL64qKn/3ZxZJ6&#10;ftjsTuNebpJLss2zIs8aY55G/ecHKKFeHuJ/98bG+e+vs+kM7n8iAL3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Z8jcMAAADfAAAADwAAAAAAAAAAAAAAAACYAgAAZHJzL2Rv&#10;d25yZXYueG1sUEsFBgAAAAAEAAQA9QAAAIgDAAAAAA==&#10;" filled="f" stroked="f" strokecolor="#030"/>
                    <v:group id="Group 1104" o:spid="_x0000_s1782" style="position:absolute;left:2922;top:7784;width:1705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zWq5cQAAADfAAAA&#10;DwAAAAAAAAAAAAAAAACqAgAAZHJzL2Rvd25yZXYueG1sUEsFBgAAAAAEAAQA+gAAAJsDAAAAAA==&#10;">
                      <v:rect id="Rectangle 1105" o:spid="_x0000_s1783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h2ScUA&#10;AADfAAAADwAAAGRycy9kb3ducmV2LnhtbERPy2rCQBTdF/oPwy24q5NE0mh0FC0ILurCB+jykrlN&#10;QjN3QmZqYr++Uyi4PJz3YjWYRtyoc7VlBfE4AkFcWF1zqeB82r5OQTiPrLGxTAru5GC1fH5aYK5t&#10;zwe6HX0pQgi7HBVU3re5lK6oyKAb25Y4cJ+2M+gD7EqpO+xDuGlkEkVv0mDNoaHClt4rKr6O30bB&#10;NTFx3Lfb9JxOh8tPZvYf2Wav1OhlWM9BeBr8Q/zv3ukwfzZJkwz+/gQA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aHZJxQAAAN8AAAAPAAAAAAAAAAAAAAAAAJgCAABkcnMv&#10;ZG93bnJldi54bWxQSwUGAAAAAAQABAD1AAAAigMAAAAA&#10;" filled="f" stroked="f" strokecolor="#396"/>
                      <v:shape id="Text Box 1106" o:spid="_x0000_s1784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VTWMMA&#10;AADfAAAADwAAAGRycy9kb3ducmV2LnhtbERPS2vCQBC+F/wPyxR6q7u1tWh0FWkp9GSpL/A2ZMck&#10;mJ0N2a2J/945CD1+fO/5sve1ulAbq8AWXoYGFHEeXMWFhd3263kCKiZkh3VgsnClCMvF4GGOmQsd&#10;/9JlkwolIRwztFCm1GRax7wkj3EYGmLhTqH1mAS2hXYtdhLuaz0y5l17rFgaSmzoo6T8vPnzFvbr&#10;0/HwZn6KTz9uutAbzX6qrX167FczUIn69C++u7+dzJ++jkcyWP4IAL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VTWMMAAADfAAAADwAAAAAAAAAAAAAAAACYAgAAZHJzL2Rv&#10;d25yZXYueG1sUEsFBgAAAAAEAAQA9QAAAIgDAAAAAA==&#10;" filled="f" stroked="f">
                        <v:textbox>
                          <w:txbxContent>
                            <w:p w:rsidR="007265C8" w:rsidRDefault="007265C8" w:rsidP="00D619CF">
                              <w:pPr>
                                <w:pStyle w:val="5"/>
                              </w:pPr>
                              <w:r>
                                <w:t>20</w:t>
                              </w:r>
                              <w:r>
                                <w:sym w:font="Symbol" w:char="F0D0"/>
                              </w:r>
                              <w:r>
                                <w:t>-40˚</w:t>
                              </w:r>
                            </w:p>
                          </w:txbxContent>
                        </v:textbox>
                      </v:shape>
                    </v:group>
                    <v:group id="Group 1107" o:spid="_x0000_s1785" style="position:absolute;left:4483;top:7424;width:576;height:1152" coordorigin="2448,2016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qo+l8QAAADfAAAA&#10;DwAAAAAAAAAAAAAAAACqAgAAZHJzL2Rvd25yZXYueG1sUEsFBgAAAAAEAAQA+gAAAJsDAAAAAA==&#10;">
                      <v:line id="Line 1108" o:spid="_x0000_s1786" style="position:absolute;visibility:visible;mso-wrap-style:square" from="2736,2016" to="2736,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1iKMUAAADfAAAADwAAAGRycy9kb3ducmV2LnhtbERPTUvDQBC9C/6HZQRvdqPBoLHbUhSh&#10;9SBtLdTjNDsm0exs2F2T+O+dg+Dx8b7ny8l1aqAQW88GrmcZKOLK25ZrA4e356s7UDEhW+w8k4Ef&#10;irBcnJ/NsbR+5B0N+1QrCeFYooEmpb7UOlYNOYwz3xML9+GDwyQw1NoGHCXcdfomywrtsGVpaLCn&#10;x4aqr/23M/Cab4thtXlZT8dNcaqedqf3zzEYc3kxrR5AJZrSv/jPvbYy/z6/zeWB/BEA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1iKMUAAADfAAAADwAAAAAAAAAA&#10;AAAAAAChAgAAZHJzL2Rvd25yZXYueG1sUEsFBgAAAAAEAAQA+QAAAJMDAAAAAA==&#10;"/>
                      <v:group id="Group 1109" o:spid="_x0000_s1787" style="position:absolute;left:2448;top:2302;width:576;height:578" coordorigin="2448,230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QWkTMQAAADfAAAA&#10;DwAAAAAAAAAAAAAAAACqAgAAZHJzL2Rvd25yZXYueG1sUEsFBgAAAAAEAAQA+gAAAJsDAAAAAA==&#10;">
                        <v:rect id="Rectangle 1110" o:spid="_x0000_s1788" style="position:absolute;left:2448;top:230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XeGcQA&#10;AADfAAAADwAAAGRycy9kb3ducmV2LnhtbERPW2vCMBR+H/gfwhH2NlPtJtqZFhGEge7B2/uhOWu7&#10;NSeliTbbr18GAx8/vvuqCKYVN+pdY1nBdJKAIC6tbrhScD5tnxYgnEfW2FomBd/koMhHDyvMtB34&#10;QLejr0QMYZehgtr7LpPSlTUZdBPbEUfuw/YGfYR9JXWPQww3rZwlyVwabDg21NjRpqby63g1Cvb4&#10;GQ5rLiVuzuF9+7w77XeXH6Uex2H9CsJT8Hfxv/tNx/nL9CWdwd+fCE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F3hnEAAAA3wAAAA8AAAAAAAAAAAAAAAAAmAIAAGRycy9k&#10;b3ducmV2LnhtbFBLBQYAAAAABAAEAPUAAACJAwAAAAA=&#10;" stroked="f" strokecolor="#396"/>
                        <v:group id="Group 1111" o:spid="_x0000_s1789" style="position:absolute;left:2463;top:230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pufoMQAAADfAAAA&#10;DwAAAAAAAAAAAAAAAACqAgAAZHJzL2Rvd25yZXYueG1sUEsFBgAAAAAEAAQA+gAAAJsDAAAAAA==&#10;">
                          <v:line id="Line 1112" o:spid="_x0000_s1790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ZkK8YAAADfAAAADwAAAGRycy9kb3ducmV2LnhtbERPXUvDMBR9F/wP4Qp7c+lWLa4uG2ND&#10;2HwYbgrz8a65a6vNTUliW/+9EQQfD+d7vhxMIzpyvrasYDJOQBAXVtdcKnh7fbp9AOEDssbGMin4&#10;Jg/LxfXVHHNtez5QdwyliCHsc1RQhdDmUvqiIoN+bFviyF2sMxgidKXUDvsYbho5TZJMGqw5NlTY&#10;0rqi4vP4ZRTs05esW+2et8Npl52LzeH8/tE7pUY3w+oRRKAh/Iv/3Fsd58/S+/QOfv9EA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mZCvGAAAA3wAAAA8AAAAAAAAA&#10;AAAAAAAAoQIAAGRycy9kb3ducmV2LnhtbFBLBQYAAAAABAAEAPkAAACUAwAAAAA=&#10;"/>
                          <v:oval id="Oval 1113" o:spid="_x0000_s1791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O/U8QA&#10;AADfAAAADwAAAGRycy9kb3ducmV2LnhtbERP3WrCMBS+H+wdwhF2MzTdnKLVKGMgeCHMOR/g2BzT&#10;anPSJZmtb2+EwS4/vv/5srO1uJAPlWMFL4MMBHHhdMVGwf571Z+ACBFZY+2YFFwpwHLx+DDHXLuW&#10;v+iyi0akEA45KihjbHIpQ1GSxTBwDXHijs5bjAl6I7XHNoXbWr5m2VharDg1lNjQR0nFefdrFRwO&#10;e9fJH/+5fTZnj2+ntjGbrVJPve59BiJSF//Ff+61TvOnw9FwBPc/CY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jv1PEAAAA3wAAAA8AAAAAAAAAAAAAAAAAmAIAAGRycy9k&#10;b3ducmV2LnhtbFBLBQYAAAAABAAEAPUAAACJAwAAAAA=&#10;" filled="f"/>
                          <v:line id="Line 1114" o:spid="_x0000_s1792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hfx8YAAADfAAAADwAAAGRycy9kb3ducmV2LnhtbERPXWvCMBR9H/gfwhV8m6krK1s1imwI&#10;uocx3UAfr821rWtuSpK13b9fBoM9Hs73YjWYRnTkfG1ZwWyagCAurK65VPDxvrl9AOEDssbGMin4&#10;Jg+r5ehmgbm2Pe+pO4RSxBD2OSqoQmhzKX1RkUE/tS1x5C7WGQwRulJqh30MN428S5JMGqw5NlTY&#10;0lNFxefhyyh4Td+ybr172Q7HXXYunvfn07V3Sk3Gw3oOItAQ/sV/7q2O8x/T+zSD3z8R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4X8fGAAAA3wAAAA8AAAAAAAAA&#10;AAAAAAAAoQIAAGRycy9kb3ducmV2LnhtbFBLBQYAAAAABAAEAPkAAACUAwAAAAA=&#10;"/>
                        </v:group>
                      </v:group>
                      <v:shape id="Text Box 1115" o:spid="_x0000_s1793" type="#_x0000_t202" style="position:absolute;left:2448;top:2016;width:576;height:10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HhcQA&#10;AADfAAAADwAAAGRycy9kb3ducmV2LnhtbERPS0sDMRC+C/6HMII3m7WLr23TUqRCxYtupe1x2Iyb&#10;xc1kScZ2/fdGEDx+fO/5cvS9OlJMXWAD15MCFHETbMetgfft09U9qCTIFvvAZOCbEiwX52dzrGw4&#10;8Rsda2lVDuFUoQEnMlRap8aRxzQJA3HmPkL0KBnGVtuIpxzuez0tilvtsePc4HCgR0fNZ/3lDZS7&#10;rTzjfv26kW7tXlaH3T7WU2MuL8bVDJTQKP/iP/fG5vkP5U15B79/MgC9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6h4XEAAAA3wAAAA8AAAAAAAAAAAAAAAAAmAIAAGRycy9k&#10;b3ducmV2LnhtbFBLBQYAAAAABAAEAPUAAACJAwAAAAA=&#10;" filled="f" stroked="f" strokecolor="#f9c">
                        <v:textbox>
                          <w:txbxContent>
                            <w:p w:rsidR="007265C8" w:rsidRDefault="007265C8" w:rsidP="00D619CF">
                              <w:pPr>
                                <w:jc w:val="center"/>
                              </w:pPr>
                            </w:p>
                            <w:p w:rsidR="007265C8" w:rsidRDefault="007265C8" w:rsidP="00D619C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+</w:t>
                              </w:r>
                            </w:p>
                            <w:p w:rsidR="007265C8" w:rsidRDefault="007265C8" w:rsidP="00D619C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sym w:font="Symbol" w:char="F02D"/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1116" o:spid="_x0000_s1794" style="position:absolute;left:6443;top:6519;width:1152;height:864" coordorigin="4608,576" coordsize="1152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w/DdHFAAAA3wAA&#10;AA8AAAAAAAAAAAAAAAAAqgIAAGRycy9kb3ducmV2LnhtbFBLBQYAAAAABAAEAPoAAACcAwAAAAA=&#10;">
                    <v:group id="Group 1117" o:spid="_x0000_s1795" style="position:absolute;left:4608;top:576;width:1152;height:720" coordorigin="2160,3312" coordsize="1152,7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NzqErFAAAA3wAA&#10;AA8AAAAAAAAAAAAAAAAAqgIAAGRycy9kb3ducmV2LnhtbFBLBQYAAAAABAAEAPoAAACcAwAAAAA=&#10;">
                      <v:rect id="Rectangle 1118" o:spid="_x0000_s1796" style="position:absolute;left:2160;top:3312;width:1152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VLsYA&#10;AADfAAAADwAAAGRycy9kb3ducmV2LnhtbERPS08CMRC+k/AfmjHxBl1RQBcKMb5C8KCgJh6H7bC7&#10;cTtd2wrLv3cOJh6/fO/5snONOlCItWcDF8MMFHHhbc2lgfe3x8E1qJiQLTaeycCJIiwX/d4cc+uP&#10;vKHDNpVKQjjmaKBKqc21jkVFDuPQt8TC7X1wmASGUtuARwl3jR5l2UQ7rFkaKmzprqLia/vjDKzv&#10;x+4lPD1s0vS1nX7Un8/f+9POmPOz7nYGKlGX/sV/7pWV+TeX4yt5IH8E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wVLsYAAADfAAAADwAAAAAAAAAAAAAAAACYAgAAZHJz&#10;L2Rvd25yZXYueG1sUEsFBgAAAAAEAAQA9QAAAIsDAAAAAA==&#10;" filled="f" stroked="f" strokecolor="#f60"/>
                      <v:shape id="Text Box 1119" o:spid="_x0000_s1797" type="#_x0000_t202" style="position:absolute;left:2220;top:3487;width:1008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Jg8QA&#10;AADfAAAADwAAAGRycy9kb3ducmV2LnhtbERPTWvCQBC9F/oflin0VjdRWzR1FSkI6q1pwR6H7JiE&#10;ZmfD7lSjv94tFHp8vO/FanCdOlGIrWcD+SgDRVx523Jt4PNj8zQDFQXZYueZDFwowmp5f7fAwvoz&#10;v9OplFqlEI4FGmhE+kLrWDXkMI58T5y4ow8OJcFQaxvwnMJdp8dZ9qIdtpwaGuzpraHqu/xxBtbX&#10;SQzlbj7L9/w1PgwHuWyOYszjw7B+BSU0yL/4z721af588jzN4fdPAq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MiYPEAAAA3wAAAA8AAAAAAAAAAAAAAAAAmAIAAGRycy9k&#10;b3ducmV2LnhtbFBLBQYAAAAABAAEAPUAAACJAwAAAAA=&#10;" filled="f" stroked="f" strokecolor="#f60">
                        <v:textbox>
                          <w:txbxContent>
                            <w:p w:rsidR="007265C8" w:rsidRDefault="007265C8" w:rsidP="00D619CF">
                              <w:pPr>
                                <w:pStyle w:val="4"/>
                              </w:pPr>
                              <w:r>
                                <w:t xml:space="preserve">30 </w:t>
                              </w:r>
                              <w:r>
                                <w:sym w:font="Symbol" w:char="F057"/>
                              </w:r>
                            </w:p>
                          </w:txbxContent>
                        </v:textbox>
                      </v:shape>
                    </v:group>
                    <v:group id="Group 1120" o:spid="_x0000_s1798" style="position:absolute;left:4608;top:1152;width:1152;height:288" coordorigin="2808,1296" coordsize="115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XRSUbFAAAA3wAA&#10;AA8AAAAAAAAAAAAAAAAAqgIAAGRycy9kb3ducmV2LnhtbFBLBQYAAAAABAAEAPoAAACcAwAAAAA=&#10;">
                      <v:line id="Line 1121" o:spid="_x0000_s1799" style="position:absolute;visibility:visible;mso-wrap-style:square" from="2808,1440" to="3960,1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mPIsYAAADfAAAADwAAAGRycy9kb3ducmV2LnhtbERPXUvDMBR9F/wP4Qp7c+lWLa4uG2ND&#10;2HwYbgrz8a65a6vNTUliW/+9EQQfD+d7vhxMIzpyvrasYDJOQBAXVtdcKnh7fbp9AOEDssbGMin4&#10;Jg/LxfXVHHNtez5QdwyliCHsc1RQhdDmUvqiIoN+bFviyF2sMxgidKXUDvsYbho5TZJMGqw5NlTY&#10;0rqi4vP4ZRTs05esW+2et8Npl52LzeH8/tE7pUY3w+oRRKAh/Iv/3Fsd58/S+7sUfv9EA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JjyLGAAAA3wAAAA8AAAAAAAAA&#10;AAAAAAAAoQIAAGRycy9kb3ducmV2LnhtbFBLBQYAAAAABAAEAPkAAACUAwAAAAA=&#10;"/>
                      <v:group id="Group 1122" o:spid="_x0000_s1800" style="position:absolute;left:3164;top:1296;width:432;height:288" coordorigin="3164,1296" coordsize="432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V0dKnFAAAA3wAA&#10;AA8AAAAAAAAAAAAAAAAAqgIAAGRycy9kb3ducmV2LnhtbFBLBQYAAAAABAAEAPoAAACcAwAAAAA=&#10;">
                        <v:rect id="Rectangle 1123" o:spid="_x0000_s1801" style="position:absolute;left:3164;top:1296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JmFsMA&#10;AADfAAAADwAAAGRycy9kb3ducmV2LnhtbERPzU4CMRC+m/gOzZh4ky7gCq4UQowaD3oQeIDJdthu&#10;2M5s2grL21sSEo9fvv/FavCdOlKIrbCB8agARVyLbbkxsNu+P8xBxYRssRMmA2eKsFre3iywsnLi&#10;HzpuUqNyCMcKDbiU+krrWDvyGEfSE2duL8FjyjA02gY85XDf6UlRPGmPLecGhz29OqoPm19vYCbn&#10;6fewL8ZBvg4fjVgp3ZsYc383rF9AJRrSv/jq/rR5/vO0fCzh8icD0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JmFsMAAADfAAAADwAAAAAAAAAAAAAAAACYAgAAZHJzL2Rv&#10;d25yZXYueG1sUEsFBgAAAAAEAAQA9QAAAIgDAAAAAA==&#10;" stroked="f" strokecolor="lime"/>
                        <v:shape id="Freeform 1124" o:spid="_x0000_s1802" style="position:absolute;left:3166;top:1327;width:426;height:226;visibility:visible;mso-wrap-style:square;v-text-anchor:top" coordsize="4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EbIcYA&#10;AADfAAAADwAAAGRycy9kb3ducmV2LnhtbERPXUsCQRR9D/wPwxV6y1mtxFZHiUAwiMRVyMfLzm13&#10;a+fOMnPVrV/fBEGPh/O9WPWuVWcKsfFsYDzKQBGX3jZcGTjs1zczUFGQLbaeycAXRVgtB1cLzK2/&#10;8I7OhVQqhXDM0UAt0uVax7Imh3HkO+LEvfvgUBIMlbYBLynctXqSZVPtsOHUUGNHTzWVn8XJGZgU&#10;3+758NFsRd7Gp21Yb/Yvr0djrof94xyUUC//4j/3xqb5D7f3d1P4/ZMA6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EbIcYAAADfAAAADwAAAAAAAAAAAAAAAACYAgAAZHJz&#10;L2Rvd25yZXYueG1sUEsFBgAAAAAEAAQA9QAAAIsDAAAAAA==&#10;" path="m,113l43,r63,223l180,r62,226l322,r62,226l426,113e" filled="f">
                          <v:path arrowok="t" o:connecttype="custom" o:connectlocs="0,113;43,0;106,223;180,0;242,226;322,0;384,226;426,113" o:connectangles="0,0,0,0,0,0,0,0"/>
                        </v:shape>
                      </v:group>
                    </v:group>
                  </v:group>
                  <v:line id="Line 1125" o:spid="_x0000_s1803" style="position:absolute;flip:y;visibility:visible;mso-wrap-style:square" from="4760,8359" to="4760,8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6GyMYAAADfAAAADwAAAGRycy9kb3ducmV2LnhtbERPz0/CMBS+m/g/NM+Ei4FORYRJIYSE&#10;xAMX0Ix4e6yPddn6OtsC87+3JiYev3y/58vetuJCPtSOFTyMMhDEpdM1Vwo+3jfDKYgQkTW2jknB&#10;NwVYLm5v5phrd+UdXfaxEimEQ44KTIxdLmUoDVkMI9cRJ+7kvMWYoK+k9nhN4baVj1k2kRZrTg0G&#10;O1obKpv92SqQ0+39l18dx03RHA4zU5RF97lVanDXr15BROrjv/jP/abT/NnT8/gFfv8kAH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uhsjGAAAA3wAAAA8AAAAAAAAA&#10;AAAAAAAAoQIAAGRycy9kb3ducmV2LnhtbFBLBQYAAAAABAAEAPkAAACUAwAAAAA=&#10;"/>
                  <v:line id="Line 1126" o:spid="_x0000_s1804" style="position:absolute;visibility:visible;mso-wrap-style:square" from="7752,7237" to="7752,7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lt18QAAADfAAAADwAAAGRycy9kb3ducmV2LnhtbERPS0vDQBC+C/6HZQRvdlNfNbHbIgbB&#10;gxXaSs/T7JgNZmdDdk3Xf+8cBI8f33u5zr5XE42xC2xgPitAETfBdtwa+Ni/XD2AignZYh+YDPxQ&#10;hPXq/GyJlQ0n3tK0S62SEI4VGnApDZXWsXHkMc7CQCzcZxg9JoFjq+2IJwn3vb4uinvtsWNpcDjQ&#10;s6Pma/ftDSxcvdULXb/t3+upm5d5kw/H0pjLi/z0CCpRTv/iP/erlfnlzd2tDJY/AkC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mW3XxAAAAN8AAAAPAAAAAAAAAAAA&#10;AAAAAKECAABkcnMvZG93bnJldi54bWxQSwUGAAAAAAQABAD5AAAAkgMAAAAA&#10;">
                    <v:stroke endarrow="block"/>
                  </v:line>
                </v:group>
                <v:group id="Group 1127" o:spid="_x0000_s1805" style="position:absolute;left:5985;top:6676;width:864;height:576" coordorigin="1728,2160" coordsize="864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3XbN8QAAADfAAAA&#10;DwAAAAAAAAAAAAAAAACqAgAAZHJzL2Rvd25yZXYueG1sUEsFBgAAAAAEAAQA+gAAAJsDAAAAAA==&#10;">
                  <v:rect id="Rectangle 1128" o:spid="_x0000_s1806" style="position:absolute;left:1728;top:2160;width:864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dQMUA&#10;AADfAAAADwAAAGRycy9kb3ducmV2LnhtbERPTWvCQBC9C/0Pywi96SZKqqau0gpCD/WgFepxyE6T&#10;YHY2ZLcm7a/vHAoeH+97vR1co27UhdqzgXSagCIuvK25NHD+2E+WoEJEtth4JgM/FGC7eRitMbe+&#10;5yPdTrFUEsIhRwNVjG2udSgqchimviUW7st3DqPArtS2w17CXaNnSfKkHdYsDRW2tKuouJ6+nYHL&#10;zKVp3+6zc7YcPn8X7vC+eD0Y8zgeXp5BRRriXfzvfrMyfzXPMnkgfwSA3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h51AxQAAAN8AAAAPAAAAAAAAAAAAAAAAAJgCAABkcnMv&#10;ZG93bnJldi54bWxQSwUGAAAAAAQABAD1AAAAigMAAAAA&#10;" filled="f" stroked="f" strokecolor="#396"/>
                  <v:shape id="Text Box 1129" o:spid="_x0000_s1807" type="#_x0000_t202" style="position:absolute;left:1800;top:2232;width:69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JuMMA&#10;AADfAAAADwAAAGRycy9kb3ducmV2LnhtbERPXWvCMBR9F/wP4Qp700Rdx+yMIorg00Q3hb1dmmtb&#10;bG5Kk9nu3y+C4OPhfM+Xna3EjRpfOtYwHikQxJkzJecavr+2w3cQPiAbrByThj/ysFz0e3NMjWv5&#10;QLdjyEUMYZ+ihiKEOpXSZwVZ9CNXE0fu4hqLIcIml6bBNobbSk6UepMWS44NBda0Lii7Hn+thtPn&#10;5ef8qvb5xiZ16zol2c6k1i+DbvUBIlAXnuKHe2fi/Nk0ScZw/xMB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mJuMMAAADfAAAADwAAAAAAAAAAAAAAAACYAgAAZHJzL2Rv&#10;d25yZXYueG1sUEsFBgAAAAAEAAQA9QAAAIgDAAAAAA==&#10;" filled="f" stroked="f">
                    <v:textbox>
                      <w:txbxContent>
                        <w:p w:rsidR="007265C8" w:rsidRDefault="007265C8" w:rsidP="00D619CF">
                          <w:pPr>
                            <w:pStyle w:val="5"/>
                          </w:pPr>
                          <w:r>
                            <w:t>V</w:t>
                          </w:r>
                          <w:r>
                            <w:rPr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619CF" w:rsidRDefault="00D619CF" w:rsidP="00D619CF"/>
    <w:p w:rsidR="00D619CF" w:rsidRDefault="00D619CF" w:rsidP="00D619CF"/>
    <w:p w:rsidR="00D619CF" w:rsidRDefault="00D619CF" w:rsidP="00D619CF"/>
    <w:p w:rsidR="00D619CF" w:rsidRDefault="00D619CF" w:rsidP="00D619CF"/>
    <w:p w:rsidR="00D619CF" w:rsidRDefault="00D619CF" w:rsidP="00D619CF"/>
    <w:p w:rsidR="00D619CF" w:rsidRDefault="00D619CF" w:rsidP="00D619CF">
      <w:r>
        <w:t>We can solve this using nodal analysis.</w:t>
      </w:r>
    </w:p>
    <w:p w:rsidR="00D619CF" w:rsidRDefault="00C969B2" w:rsidP="00D619CF">
      <w:r w:rsidRPr="00583887">
        <w:rPr>
          <w:position w:val="-138"/>
        </w:rPr>
        <w:object w:dxaOrig="4740" w:dyaOrig="2820">
          <v:shape id="_x0000_i1052" type="#_x0000_t75" style="width:237pt;height:141pt" o:ole="">
            <v:imagedata r:id="rId101" o:title=""/>
          </v:shape>
          <o:OLEObject Type="Embed" ProgID="Equation.3" ShapeID="_x0000_i1052" DrawAspect="Content" ObjectID="_1605773851" r:id="rId102"/>
        </w:object>
      </w:r>
    </w:p>
    <w:p w:rsidR="00D16069" w:rsidRDefault="00D16069" w:rsidP="00C2462D">
      <w:pPr>
        <w:rPr>
          <w:rFonts w:ascii="Times New Roman" w:hAnsi="Times New Roman" w:cs="Times New Roman"/>
          <w:sz w:val="24"/>
          <w:szCs w:val="24"/>
          <w:lang w:eastAsia="zh-HK"/>
        </w:rPr>
      </w:pPr>
    </w:p>
    <w:p w:rsidR="009A4DBC" w:rsidRPr="00C2462D" w:rsidRDefault="009A4DBC" w:rsidP="00C2462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2462D">
        <w:rPr>
          <w:rFonts w:ascii="Times New Roman" w:hAnsi="Times New Roman" w:cs="Times New Roman"/>
          <w:sz w:val="24"/>
          <w:szCs w:val="24"/>
        </w:rPr>
        <w:t>Determine i</w:t>
      </w:r>
      <w:r w:rsidRPr="00C2462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C2462D">
        <w:rPr>
          <w:rFonts w:ascii="Times New Roman" w:hAnsi="Times New Roman" w:cs="Times New Roman"/>
          <w:sz w:val="24"/>
          <w:szCs w:val="24"/>
        </w:rPr>
        <w:t xml:space="preserve"> in the circuit shown below</w:t>
      </w:r>
      <w:r w:rsidRPr="00C2462D">
        <w:rPr>
          <w:rFonts w:ascii="Times New Roman" w:hAnsi="Times New Roman" w:cs="Times New Roman"/>
          <w:sz w:val="24"/>
          <w:szCs w:val="24"/>
        </w:rPr>
        <w:t>.</w:t>
      </w:r>
    </w:p>
    <w:p w:rsidR="009A4DBC" w:rsidRDefault="009A4DBC" w:rsidP="009A4DBC">
      <w:pPr>
        <w:pStyle w:val="a3"/>
        <w:rPr>
          <w:rFonts w:ascii="Times New Roman" w:hAnsi="Times New Roman" w:cs="Times New Roman"/>
          <w:sz w:val="24"/>
          <w:szCs w:val="24"/>
        </w:rPr>
      </w:pPr>
      <w:r w:rsidRPr="009A4D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2F4B2" wp14:editId="23E2203D">
            <wp:extent cx="3695700" cy="1295864"/>
            <wp:effectExtent l="0" t="0" r="0" b="0"/>
            <wp:docPr id="110595" name="Picture 3" descr="ale29559_1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5" name="Picture 3" descr="ale29559_100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9" b="13048"/>
                    <a:stretch/>
                  </pic:blipFill>
                  <pic:spPr bwMode="auto">
                    <a:xfrm>
                      <a:off x="0" y="0"/>
                      <a:ext cx="3695700" cy="129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14B38" w:rsidRDefault="00714B38" w:rsidP="009A4D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A4DBC" w:rsidRPr="009A4DBC" w:rsidRDefault="009A4DBC" w:rsidP="009A4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Sol: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         </w:t>
      </w:r>
      <w:r w:rsidRPr="009A4DBC">
        <w:rPr>
          <w:rFonts w:ascii="Times New Roman" w:eastAsia="Times New Roman" w:hAnsi="Times New Roman" w:cs="Times New Roman"/>
          <w:position w:val="-12"/>
          <w:sz w:val="24"/>
          <w:szCs w:val="24"/>
          <w:lang w:eastAsia="en-US"/>
        </w:rPr>
        <w:object w:dxaOrig="4000" w:dyaOrig="380">
          <v:shape id="_x0000_i1053" type="#_x0000_t75" style="width:200.2pt;height:18.75pt" o:ole="">
            <v:imagedata r:id="rId104" o:title=""/>
          </v:shape>
          <o:OLEObject Type="Embed" ProgID="Equation.DSMT4" ShapeID="_x0000_i1053" DrawAspect="Content" ObjectID="_1605773852" r:id="rId105"/>
        </w:objec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9A4DBC">
        <w:rPr>
          <w:rFonts w:ascii="Times New Roman" w:eastAsia="Times New Roman" w:hAnsi="Times New Roman" w:cs="Times New Roman"/>
          <w:position w:val="-28"/>
          <w:sz w:val="24"/>
          <w:szCs w:val="24"/>
          <w:lang w:eastAsia="en-US"/>
        </w:rPr>
        <w:object w:dxaOrig="4740" w:dyaOrig="680">
          <v:shape id="_x0000_i1054" type="#_x0000_t75" style="width:237pt;height:33.75pt" o:ole="">
            <v:imagedata r:id="rId106" o:title=""/>
          </v:shape>
          <o:OLEObject Type="Embed" ProgID="Equation.DSMT4" ShapeID="_x0000_i1054" DrawAspect="Content" ObjectID="_1605773853" r:id="rId107"/>
        </w:objec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Consider the circuit as shown below. </w:t>
      </w:r>
    </w:p>
    <w:p w:rsidR="009A4DBC" w:rsidRPr="009A4DBC" w:rsidRDefault="009A4DBC" w:rsidP="00A56C6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tabs>
          <w:tab w:val="left" w:pos="2400"/>
          <w:tab w:val="left" w:pos="333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ab/>
        <w:t>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ab/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2000        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         -j500     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4FB9A41" wp14:editId="33597E24">
                <wp:simplePos x="0" y="0"/>
                <wp:positionH relativeFrom="column">
                  <wp:posOffset>1187450</wp:posOffset>
                </wp:positionH>
                <wp:positionV relativeFrom="paragraph">
                  <wp:posOffset>2540</wp:posOffset>
                </wp:positionV>
                <wp:extent cx="3087370" cy="1986280"/>
                <wp:effectExtent l="6350" t="59690" r="11430" b="190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7370" cy="1986280"/>
                          <a:chOff x="3670" y="4160"/>
                          <a:chExt cx="4862" cy="3128"/>
                        </a:xfrm>
                      </wpg:grpSpPr>
                      <wpg:grpSp>
                        <wpg:cNvPr id="4" name="Group 46"/>
                        <wpg:cNvGrpSpPr>
                          <a:grpSpLocks/>
                        </wpg:cNvGrpSpPr>
                        <wpg:grpSpPr bwMode="auto">
                          <a:xfrm>
                            <a:off x="3670" y="4160"/>
                            <a:ext cx="4862" cy="2249"/>
                            <a:chOff x="3670" y="1958"/>
                            <a:chExt cx="4862" cy="2249"/>
                          </a:xfrm>
                        </wpg:grpSpPr>
                        <wps:wsp>
                          <wps:cNvPr id="5" name="Line 47"/>
                          <wps:cNvCnPr/>
                          <wps:spPr bwMode="auto">
                            <a:xfrm>
                              <a:off x="4044" y="2145"/>
                              <a:ext cx="0" cy="205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48"/>
                          <wps:cNvCnPr/>
                          <wps:spPr bwMode="auto">
                            <a:xfrm>
                              <a:off x="4044" y="2145"/>
                              <a:ext cx="7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49"/>
                          <wps:cNvCnPr/>
                          <wps:spPr bwMode="auto">
                            <a:xfrm flipV="1">
                              <a:off x="4792" y="1958"/>
                              <a:ext cx="187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50"/>
                          <wps:cNvCnPr/>
                          <wps:spPr bwMode="auto">
                            <a:xfrm>
                              <a:off x="4979" y="1958"/>
                              <a:ext cx="187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51"/>
                          <wps:cNvCnPr/>
                          <wps:spPr bwMode="auto">
                            <a:xfrm flipV="1">
                              <a:off x="5166" y="1958"/>
                              <a:ext cx="187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52"/>
                          <wps:cNvCnPr/>
                          <wps:spPr bwMode="auto">
                            <a:xfrm>
                              <a:off x="5353" y="1958"/>
                              <a:ext cx="187" cy="18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53"/>
                          <wps:cNvCnPr/>
                          <wps:spPr bwMode="auto">
                            <a:xfrm>
                              <a:off x="5540" y="2145"/>
                              <a:ext cx="149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54"/>
                          <wps:cNvCnPr/>
                          <wps:spPr bwMode="auto">
                            <a:xfrm>
                              <a:off x="7036" y="1958"/>
                              <a:ext cx="0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55"/>
                          <wps:cNvCnPr/>
                          <wps:spPr bwMode="auto">
                            <a:xfrm>
                              <a:off x="7223" y="1958"/>
                              <a:ext cx="0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56"/>
                          <wps:cNvCnPr/>
                          <wps:spPr bwMode="auto">
                            <a:xfrm>
                              <a:off x="7223" y="2145"/>
                              <a:ext cx="93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57"/>
                          <wps:cNvCnPr/>
                          <wps:spPr bwMode="auto">
                            <a:xfrm>
                              <a:off x="8158" y="2145"/>
                              <a:ext cx="0" cy="74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58"/>
                          <wps:cNvCnPr/>
                          <wps:spPr bwMode="auto">
                            <a:xfrm flipH="1">
                              <a:off x="7784" y="2893"/>
                              <a:ext cx="374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59"/>
                          <wps:cNvCnPr/>
                          <wps:spPr bwMode="auto">
                            <a:xfrm>
                              <a:off x="8158" y="2893"/>
                              <a:ext cx="374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60"/>
                          <wps:cNvCnPr/>
                          <wps:spPr bwMode="auto">
                            <a:xfrm>
                              <a:off x="7784" y="3267"/>
                              <a:ext cx="374" cy="5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61"/>
                          <wps:cNvCnPr/>
                          <wps:spPr bwMode="auto">
                            <a:xfrm flipV="1">
                              <a:off x="8158" y="3267"/>
                              <a:ext cx="374" cy="5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62"/>
                          <wps:cNvCnPr/>
                          <wps:spPr bwMode="auto">
                            <a:xfrm>
                              <a:off x="8158" y="3829"/>
                              <a:ext cx="0" cy="37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63"/>
                          <wps:cNvCnPr/>
                          <wps:spPr bwMode="auto">
                            <a:xfrm flipH="1">
                              <a:off x="4044" y="4203"/>
                              <a:ext cx="411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64"/>
                          <wps:cNvCnPr/>
                          <wps:spPr bwMode="auto">
                            <a:xfrm>
                              <a:off x="4044" y="1958"/>
                              <a:ext cx="56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23" name="Group 65"/>
                          <wpg:cNvGrpSpPr>
                            <a:grpSpLocks/>
                          </wpg:cNvGrpSpPr>
                          <wpg:grpSpPr bwMode="auto">
                            <a:xfrm>
                              <a:off x="3670" y="2706"/>
                              <a:ext cx="720" cy="748"/>
                              <a:chOff x="1800" y="8808"/>
                              <a:chExt cx="720" cy="731"/>
                            </a:xfrm>
                          </wpg:grpSpPr>
                          <wps:wsp>
                            <wps:cNvPr id="24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8819"/>
                                <a:ext cx="720" cy="7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Text Box 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800" y="8808"/>
                                <a:ext cx="720" cy="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65C8" w:rsidRDefault="007265C8" w:rsidP="009A4DBC">
                                  <w:pPr>
                                    <w:jc w:val="center"/>
                                  </w:pPr>
                                  <w:r>
                                    <w:t>+</w:t>
                                  </w:r>
                                </w:p>
                                <w:p w:rsidR="007265C8" w:rsidRDefault="007265C8" w:rsidP="009A4DBC">
                                  <w:pPr>
                                    <w:jc w:val="center"/>
                                  </w:pPr>
                                  <w:r>
                                    <w:t>_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6" name="Line 68"/>
                          <wps:cNvCnPr/>
                          <wps:spPr bwMode="auto">
                            <a:xfrm>
                              <a:off x="6101" y="2150"/>
                              <a:ext cx="0" cy="56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69"/>
                          <wps:cNvCnPr/>
                          <wps:spPr bwMode="auto">
                            <a:xfrm>
                              <a:off x="6101" y="3085"/>
                              <a:ext cx="0" cy="112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g:grpSp>
                          <wpg:cNvPr id="28" name="Group 70"/>
                          <wpg:cNvGrpSpPr>
                            <a:grpSpLocks/>
                          </wpg:cNvGrpSpPr>
                          <wpg:grpSpPr bwMode="auto">
                            <a:xfrm>
                              <a:off x="6101" y="2711"/>
                              <a:ext cx="180" cy="360"/>
                              <a:chOff x="7740" y="1620"/>
                              <a:chExt cx="804" cy="5400"/>
                            </a:xfrm>
                          </wpg:grpSpPr>
                          <wps:wsp>
                            <wps:cNvPr id="29" name="Arc 71"/>
                            <wps:cNvSpPr>
                              <a:spLocks/>
                            </wps:cNvSpPr>
                            <wps:spPr bwMode="auto">
                              <a:xfrm flipV="1">
                                <a:off x="7740" y="3420"/>
                                <a:ext cx="804" cy="1800"/>
                              </a:xfrm>
                              <a:custGeom>
                                <a:avLst/>
                                <a:gdLst>
                                  <a:gd name="G0" fmla="+- 1009 0 0"/>
                                  <a:gd name="G1" fmla="+- 21600 0 0"/>
                                  <a:gd name="G2" fmla="+- 21600 0 0"/>
                                  <a:gd name="T0" fmla="*/ 1009 w 22609"/>
                                  <a:gd name="T1" fmla="*/ 0 h 43200"/>
                                  <a:gd name="T2" fmla="*/ 0 w 22609"/>
                                  <a:gd name="T3" fmla="*/ 43176 h 43200"/>
                                  <a:gd name="T4" fmla="*/ 1009 w 22609"/>
                                  <a:gd name="T5" fmla="*/ 21600 h 43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2609" h="43200" fill="none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</a:path>
                                  <a:path w="22609" h="43200" stroke="0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  <a:lnTo>
                                      <a:pt x="1009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0" name="Arc 72"/>
                            <wps:cNvSpPr>
                              <a:spLocks/>
                            </wps:cNvSpPr>
                            <wps:spPr bwMode="auto">
                              <a:xfrm flipV="1">
                                <a:off x="7740" y="1620"/>
                                <a:ext cx="804" cy="1800"/>
                              </a:xfrm>
                              <a:custGeom>
                                <a:avLst/>
                                <a:gdLst>
                                  <a:gd name="G0" fmla="+- 1009 0 0"/>
                                  <a:gd name="G1" fmla="+- 21600 0 0"/>
                                  <a:gd name="G2" fmla="+- 21600 0 0"/>
                                  <a:gd name="T0" fmla="*/ 1009 w 22609"/>
                                  <a:gd name="T1" fmla="*/ 0 h 43200"/>
                                  <a:gd name="T2" fmla="*/ 0 w 22609"/>
                                  <a:gd name="T3" fmla="*/ 43176 h 43200"/>
                                  <a:gd name="T4" fmla="*/ 1009 w 22609"/>
                                  <a:gd name="T5" fmla="*/ 21600 h 43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2609" h="43200" fill="none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</a:path>
                                  <a:path w="22609" h="43200" stroke="0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  <a:lnTo>
                                      <a:pt x="1009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Arc 73"/>
                            <wps:cNvSpPr>
                              <a:spLocks/>
                            </wps:cNvSpPr>
                            <wps:spPr bwMode="auto">
                              <a:xfrm flipV="1">
                                <a:off x="7740" y="5220"/>
                                <a:ext cx="804" cy="1800"/>
                              </a:xfrm>
                              <a:custGeom>
                                <a:avLst/>
                                <a:gdLst>
                                  <a:gd name="G0" fmla="+- 1009 0 0"/>
                                  <a:gd name="G1" fmla="+- 21600 0 0"/>
                                  <a:gd name="G2" fmla="+- 21600 0 0"/>
                                  <a:gd name="T0" fmla="*/ 1009 w 22609"/>
                                  <a:gd name="T1" fmla="*/ 0 h 43200"/>
                                  <a:gd name="T2" fmla="*/ 0 w 22609"/>
                                  <a:gd name="T3" fmla="*/ 43176 h 43200"/>
                                  <a:gd name="T4" fmla="*/ 1009 w 22609"/>
                                  <a:gd name="T5" fmla="*/ 21600 h 43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2609" h="43200" fill="none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</a:path>
                                  <a:path w="22609" h="43200" stroke="0" extrusionOk="0">
                                    <a:moveTo>
                                      <a:pt x="1008" y="0"/>
                                    </a:moveTo>
                                    <a:cubicBezTo>
                                      <a:pt x="12938" y="0"/>
                                      <a:pt x="22609" y="9670"/>
                                      <a:pt x="22609" y="21600"/>
                                    </a:cubicBezTo>
                                    <a:cubicBezTo>
                                      <a:pt x="22609" y="33529"/>
                                      <a:pt x="12938" y="43200"/>
                                      <a:pt x="1009" y="43200"/>
                                    </a:cubicBezTo>
                                    <a:cubicBezTo>
                                      <a:pt x="672" y="43200"/>
                                      <a:pt x="336" y="43192"/>
                                      <a:pt x="-1" y="43176"/>
                                    </a:cubicBezTo>
                                    <a:lnTo>
                                      <a:pt x="1009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64" name="Group 74"/>
                        <wpg:cNvGrpSpPr>
                          <a:grpSpLocks/>
                        </wpg:cNvGrpSpPr>
                        <wpg:grpSpPr bwMode="auto">
                          <a:xfrm>
                            <a:off x="5660" y="6424"/>
                            <a:ext cx="864" cy="864"/>
                            <a:chOff x="7200" y="7728"/>
                            <a:chExt cx="864" cy="864"/>
                          </a:xfrm>
                        </wpg:grpSpPr>
                        <wps:wsp>
                          <wps:cNvPr id="65" name="Rectangle 7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00" y="7728"/>
                              <a:ext cx="864" cy="8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Line 76"/>
                          <wps:cNvCnPr/>
                          <wps:spPr bwMode="auto">
                            <a:xfrm>
                              <a:off x="7632" y="7728"/>
                              <a:ext cx="0" cy="28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77"/>
                          <wps:cNvCnPr/>
                          <wps:spPr bwMode="auto">
                            <a:xfrm>
                              <a:off x="7344" y="8016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78"/>
                          <wps:cNvCnPr/>
                          <wps:spPr bwMode="auto">
                            <a:xfrm>
                              <a:off x="7488" y="8100"/>
                              <a:ext cx="28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79"/>
                          <wps:cNvCnPr/>
                          <wps:spPr bwMode="auto">
                            <a:xfrm>
                              <a:off x="7572" y="8184"/>
                              <a:ext cx="1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808" style="position:absolute;margin-left:93.5pt;margin-top:.2pt;width:243.1pt;height:156.4pt;z-index:251682816" coordorigin="3670,4160" coordsize="4862,3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">
                <v:group id="Group 46" o:spid="_x0000_s1809" style="position:absolute;left:3670;top:4160;width:4862;height:2249" coordorigin="3670,1958" coordsize="4862,22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Line 47" o:spid="_x0000_s1810" style="position:absolute;visibility:visible;mso-wrap-style:square" from="4044,2145" to="4044,42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QRM8UAAADaAAAADwAAAGRycy9kb3ducmV2LnhtbESPT2vCQBTE74V+h+UJvdWNLQ0SXUVa&#10;CupB6h/Q4zP7TGKzb8PumqTfvisUehxm5jfMdN6bWrTkfGVZwWiYgCDOra64UHDYfz6PQfiArLG2&#10;TAp+yMN89vgwxUzbjrfU7kIhIoR9hgrKEJpMSp+XZNAPbUMcvYt1BkOUrpDaYRfhppYvSZJKgxXH&#10;hRIbei8p/97djILN61faLlbrZX9cpef8Y3s+XTun1NOgX0xABOrDf/ivvdQK3uB+Jd4A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RQRM8UAAADaAAAADwAAAAAAAAAA&#10;AAAAAAChAgAAZHJzL2Rvd25yZXYueG1sUEsFBgAAAAAEAAQA+QAAAJMDAAAAAA==&#10;"/>
                  <v:line id="Line 48" o:spid="_x0000_s1811" style="position:absolute;visibility:visible;mso-wrap-style:square" from="4044,2145" to="4792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aPRMUAAADaAAAADwAAAGRycy9kb3ducmV2LnhtbESPT2vCQBTE74LfYXmCN93YQiipq4gi&#10;aA+l/oF6fGafSdrs27C7Jum37xYKHoeZ+Q0zX/amFi05X1lWMJsmIIhzqysuFJxP28kLCB+QNdaW&#10;ScEPeVguhoM5Ztp2fKD2GAoRIewzVFCG0GRS+rwkg35qG+Lo3awzGKJ0hdQOuwg3tXxKklQarDgu&#10;lNjQuqT8+3g3Ct6fP9J2tX/b9Z/79JpvDtfLV+eUGo/61SuIQH14hP/bO60ghb8r8Qb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caPRMUAAADaAAAADwAAAAAAAAAA&#10;AAAAAAChAgAAZHJzL2Rvd25yZXYueG1sUEsFBgAAAAAEAAQA+QAAAJMDAAAAAA==&#10;"/>
                  <v:line id="Line 49" o:spid="_x0000_s1812" style="position:absolute;flip:y;visibility:visible;mso-wrap-style:square" from="4792,1958" to="4979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++MUAAADaAAAADwAAAGRycy9kb3ducmV2LnhtbESPQWsCMRSE7wX/Q3hCL6VmLaXa1Sgi&#10;CB68VGWlt9fNc7Ps5mVNom7/fVMo9DjMzDfMfNnbVtzIh9qxgvEoA0FcOl1zpeB42DxPQYSIrLF1&#10;TAq+KcByMXiYY67dnT/oto+VSBAOOSowMXa5lKE0ZDGMXEecvLPzFmOSvpLa4z3BbStfsuxNWqw5&#10;LRjsaG2obPZXq0BOd08Xv/p6bYrmdHo3RVl0nzulHof9agYiUh//w3/trVYwgd8r6Qb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l++MUAAADaAAAADwAAAAAAAAAA&#10;AAAAAAChAgAAZHJzL2Rvd25yZXYueG1sUEsFBgAAAAAEAAQA+QAAAJMDAAAAAA==&#10;"/>
                  <v:line id="Line 50" o:spid="_x0000_s1813" style="position:absolute;visibility:visible;mso-wrap-style:square" from="4979,1958" to="5166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<v:line id="Line 51" o:spid="_x0000_s1814" style="position:absolute;flip:y;visibility:visible;mso-wrap-style:square" from="5166,1958" to="5353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<v:line id="Line 52" o:spid="_x0000_s1815" style="position:absolute;visibility:visible;mso-wrap-style:square" from="5353,1958" to="5540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ELiM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/o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hC4jGAAAA2wAAAA8AAAAAAAAA&#10;AAAAAAAAoQIAAGRycy9kb3ducmV2LnhtbFBLBQYAAAAABAAEAPkAAACUAwAAAAA=&#10;"/>
                  <v:line id="Line 53" o:spid="_x0000_s1816" style="position:absolute;visibility:visible;mso-wrap-style:square" from="5540,2145" to="7036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<v:line id="Line 54" o:spid="_x0000_s1817" style="position:absolute;visibility:visible;mso-wrap-style:square" from="7036,1958" to="7036,2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8wZMMAAADbAAAADwAAAGRycy9kb3ducmV2LnhtbERPTWvCQBC9C/6HZYTedKOFUKKriFLQ&#10;Hkq1gh7H7JhEs7Nhd5uk/75bKPQ2j/c5i1VvatGS85VlBdNJAoI4t7riQsHp83X8AsIHZI21ZVLw&#10;TR5Wy+FggZm2HR+oPYZCxBD2GSooQ2gyKX1ekkE/sQ1x5G7WGQwRukJqh10MN7WcJUkqDVYcG0ps&#10;aFNS/jh+GQXv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/MGTDAAAA2wAAAA8AAAAAAAAAAAAA&#10;AAAAoQIAAGRycy9kb3ducmV2LnhtbFBLBQYAAAAABAAEAPkAAACRAwAAAAA=&#10;"/>
                  <v:line id="Line 55" o:spid="_x0000_s1818" style="position:absolute;visibility:visible;mso-wrap-style:square" from="7223,1958" to="7223,2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OV/8MAAADbAAAADwAAAGRycy9kb3ducmV2LnhtbERPTWvCQBC9C/6HZYTedGOFUKKriFLQ&#10;Hkq1gh7H7JhEs7Nhd5uk/75bKPQ2j/c5i1VvatGS85VlBdNJAoI4t7riQsHp83X8AsIHZI21ZVLw&#10;TR5Wy+FggZm2HR+oPYZCxBD2GSooQ2gyKX1ekkE/sQ1x5G7WGQwRukJqh10MN7V8TpJUGqw4NpTY&#10;0Kak/HH8MgreZx9pu96/7frzPr3m28P1cu+cUk+jfj0HEagP/+I/907H+TP4/SUe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zlf/DAAAA2wAAAA8AAAAAAAAAAAAA&#10;AAAAoQIAAGRycy9kb3ducmV2LnhtbFBLBQYAAAAABAAEAPkAAACRAwAAAAA=&#10;"/>
                  <v:line id="Line 56" o:spid="_x0000_s1819" style="position:absolute;visibility:visible;mso-wrap-style:square" from="7223,2145" to="8158,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Ni8QAAADbAAAADwAAAGRycy9kb3ducmV2LnhtbERPS2vCQBC+F/oflhF6qxvbE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g2LxAAAANsAAAAPAAAAAAAAAAAA&#10;AAAAAKECAABkcnMvZG93bnJldi54bWxQSwUGAAAAAAQABAD5AAAAkgMAAAAA&#10;"/>
                  <v:line id="Line 57" o:spid="_x0000_s1820" style="position:absolute;visibility:visible;mso-wrap-style:square" from="8158,2145" to="8158,2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  <v:line id="Line 58" o:spid="_x0000_s1821" style="position:absolute;flip:x;visibility:visible;mso-wrap-style:square" from="7784,2893" to="8158,3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    <v:line id="Line 59" o:spid="_x0000_s1822" style="position:absolute;visibility:visible;mso-wrap-style:square" from="8158,2893" to="8532,3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    <v:line id="Line 60" o:spid="_x0000_s1823" style="position:absolute;visibility:visible;mso-wrap-style:square" from="7784,3267" to="8158,3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cHjsYAAADbAAAADwAAAGRycy9kb3ducmV2LnhtbESPQUvDQBCF74L/YRmhN7vRQiix21IU&#10;oe2h2CrocZodk2h2Nuxuk/TfO4eCtxnem/e+WaxG16qeQmw8G3iYZqCIS28brgx8vL/ez0HFhGyx&#10;9UwGLhRhtby9WWBh/cAH6o+pUhLCsUADdUpdoXUsa3IYp74jFu3bB4dJ1lBpG3CQcNfqxyzLtcOG&#10;paHGjp5rKn+PZ2dgP3vL+/V2txk/t/mpfDmcvn6GYMzkblw/gUo0pn/z9XpjBV9g5RcZQC/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B47GAAAA2wAAAA8AAAAAAAAA&#10;AAAAAAAAoQIAAGRycy9kb3ducmV2LnhtbFBLBQYAAAAABAAEAPkAAACUAwAAAAA=&#10;"/>
                  <v:line id="Line 61" o:spid="_x0000_s1824" style="position:absolute;flip:y;visibility:visible;mso-wrap-style:square" from="8158,3267" to="8532,38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mL/sMAAADbAAAADwAAAGRycy9kb3ducmV2LnhtbERPTWsCMRC9F/ofwhR6KZptkaKrUaRQ&#10;8OClVla8jZtxs+xmsk2ibv+9EQRv83ifM1v0thVn8qF2rOB9mIEgLp2uuVKw/f0ejEGEiKyxdUwK&#10;/inAYv78NMNcuwv/0HkTK5FCOOSowMTY5VKG0pDFMHQdceKOzluMCfpKao+XFG5b+ZFln9JizanB&#10;YEdfhspmc7IK5Hj99ueXh1FTNLvdxBRl0e3XSr2+9MspiEh9fIjv7pVO8ydw+yUdIO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5i/7DAAAA2wAAAA8AAAAAAAAAAAAA&#10;AAAAoQIAAGRycy9kb3ducmV2LnhtbFBLBQYAAAAABAAEAPkAAACRAwAAAAA=&#10;"/>
                  <v:line id="Line 62" o:spid="_x0000_s1825" style="position:absolute;visibility:visible;mso-wrap-style:square" from="8158,3829" to="8158,4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3BNcIAAADbAAAADwAAAGRycy9kb3ducmV2LnhtbERPy2rCQBTdF/oPwy24qxMVQomOIpaC&#10;uij1Abq8Zq5JNHMnzIxJ+vedRcHl4bxni97UoiXnK8sKRsMEBHFudcWFguPh6/0DhA/IGmvLpOCX&#10;PCzmry8zzLTteEftPhQihrDPUEEZQpNJ6fOSDPqhbYgjd7XOYIjQFVI77GK4qeU4SVJpsOLYUGJD&#10;q5Ly+/5hFHxPftJ2udmu+9MmveSfu8v51jmlBm/9cgoiUB+e4n/3WisYx/XxS/wB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3BNcIAAADbAAAADwAAAAAAAAAAAAAA&#10;AAChAgAAZHJzL2Rvd25yZXYueG1sUEsFBgAAAAAEAAQA+QAAAJADAAAAAA==&#10;"/>
                  <v:line id="Line 63" o:spid="_x0000_s1826" style="position:absolute;flip:x;visibility:visible;mso-wrap-style:square" from="4044,4203" to="8158,42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NRcUAAADbAAAADwAAAGRycy9kb3ducmV2LnhtbESPQWsCMRSE7wX/Q3iCl1KzSim6NYoI&#10;ggcvtbLi7XXzull287ImUbf/vikUPA4z8w2zWPW2FTfyoXasYDLOQBCXTtdcKTh+bl9mIEJE1tg6&#10;JgU/FGC1HDwtMNfuzh90O8RKJAiHHBWYGLtcylAashjGriNO3rfzFmOSvpLa4z3BbSunWfYmLdac&#10;Fgx2tDFUNoerVSBn++eLX3+9NkVzOs1NURbdea/UaNiv30FE6uMj/N/eaQXTCfx9ST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NNRcUAAADbAAAADwAAAAAAAAAA&#10;AAAAAAChAgAAZHJzL2Rvd25yZXYueG1sUEsFBgAAAAAEAAQA+QAAAJMDAAAAAA==&#10;"/>
                  <v:line id="Line 64" o:spid="_x0000_s1827" style="position:absolute;visibility:visible;mso-wrap-style:square" from="4044,1958" to="4605,1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group id="Group 65" o:spid="_x0000_s1828" style="position:absolute;left:3670;top:2706;width:720;height:748" coordorigin="1800,8808" coordsize="720,7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oval id="Oval 66" o:spid="_x0000_s1829" style="position:absolute;left:1800;top:8819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g6sMA&#10;AADbAAAADwAAAGRycy9kb3ducmV2LnhtbESPQWvCQBSE7wX/w/IEb3WjqSLRVUQp6KGHpvX+yD6T&#10;YPZtyL7G+O/dQqHHYWa+YTa7wTWqpy7Ung3Mpgko4sLbmksD31/vrytQQZAtNp7JwIMC7Lajlw1m&#10;1t/5k/pcShUhHDI0UIm0mdahqMhhmPqWOHpX3zmUKLtS2w7vEe4aPU+SpXZYc1yosKVDRcUt/3EG&#10;juU+X/Y6lUV6PZ5kcbt8nNOZMZPxsF+DEhrkP/zXPlkD8zf4/RJ/gN4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hg6sMAAADbAAAADwAAAAAAAAAAAAAAAACYAgAAZHJzL2Rv&#10;d25yZXYueG1sUEsFBgAAAAAEAAQA9QAAAIgDAAAAAA==&#10;"/>
                    <v:shape id="Text Box 67" o:spid="_x0000_s1830" type="#_x0000_t202" style="position:absolute;left:1800;top:8808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  <v:textbox>
                        <w:txbxContent>
                          <w:p w:rsidR="007265C8" w:rsidRDefault="007265C8" w:rsidP="009A4DBC">
                            <w:pPr>
                              <w:jc w:val="center"/>
                            </w:pPr>
                            <w:r>
                              <w:t>+</w:t>
                            </w:r>
                          </w:p>
                          <w:p w:rsidR="007265C8" w:rsidRDefault="007265C8" w:rsidP="009A4DBC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v:textbox>
                    </v:shape>
                  </v:group>
                  <v:line id="Line 68" o:spid="_x0000_s1831" style="position:absolute;visibility:visible;mso-wrap-style:square" from="6101,2150" to="6101,2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      <v:line id="Line 69" o:spid="_x0000_s1832" style="position:absolute;visibility:visible;mso-wrap-style:square" from="6101,3085" to="6101,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ZQcYAAADbAAAADwAAAGRycy9kb3ducmV2LnhtbESPQWvCQBSE7wX/w/IEb3VThbR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qkWUHGAAAA2wAAAA8AAAAAAAAA&#10;AAAAAAAAoQIAAGRycy9kb3ducmV2LnhtbFBLBQYAAAAABAAEAPkAAACUAwAAAAA=&#10;"/>
                  <v:group id="_x0000_s1833" style="position:absolute;left:6101;top:2711;width:180;height:360" coordorigin="7740,1620" coordsize="804,5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shape id="Arc 71" o:spid="_x0000_s1834" style="position:absolute;left:7740;top:3420;width:804;height:1800;flip:y;visibility:visible;mso-wrap-style:square;v-text-anchor:top" coordsize="2260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pBdsQA&#10;AADbAAAADwAAAGRycy9kb3ducmV2LnhtbESPQWvCQBSE70L/w/IK3uqmCsXGbEQKQiNSqQpeH9ln&#10;Es2+Dbtbjf76bqHgcZiZb5hs3ptWXMj5xrKC11ECgri0uuFKwX63fJmC8AFZY2uZFNzIwzx/GmSY&#10;anvlb7psQyUihH2KCuoQulRKX9Zk0I9sRxy9o3UGQ5SuktrhNcJNK8dJ8iYNNhwXauzoo6byvP0x&#10;Ck79ZlkUq6/icL/bid2d3DrcnFLD534xAxGoD4/wf/tTKxi/w9+X+AN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qQXbEAAAA2wAAAA8AAAAAAAAAAAAAAAAAmAIAAGRycy9k&#10;b3ducmV2LnhtbFBLBQYAAAAABAAEAPUAAACJAwAAAAA=&#10;" path="m1008,nfc12938,,22609,9670,22609,21600v,11929,-9671,21600,-21600,21600c672,43200,336,43192,-1,43176em1008,nsc12938,,22609,9670,22609,21600v,11929,-9671,21600,-21600,21600c672,43200,336,43192,-1,43176l1009,21600,1008,xe" filled="f">
                      <v:path arrowok="t" o:extrusionok="f" o:connecttype="custom" o:connectlocs="36,0;0,1799;36,900" o:connectangles="0,0,0"/>
                    </v:shape>
                    <v:shape id="Arc 72" o:spid="_x0000_s1835" style="position:absolute;left:7740;top:1620;width:804;height:1800;flip:y;visibility:visible;mso-wrap-style:square;v-text-anchor:top" coordsize="2260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l+NsAA&#10;AADbAAAADwAAAGRycy9kb3ducmV2LnhtbERPTYvCMBC9C/6HMII3TVWQpWuURRCsiLJ1Ya9DM9vW&#10;bSYliVr99eYgeHy878WqM424kvO1ZQWTcQKCuLC65lLBz2kz+gDhA7LGxjIpuJOH1bLfW2Cq7Y2/&#10;6ZqHUsQQ9ikqqEJoUyl9UZFBP7YtceT+rDMYInSl1A5vMdw0cpokc2mw5thQYUvrior//GIUnLvj&#10;Jst2h+z38bAzezq7fbg7pYaD7usTRKAuvMUv91YrmMX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kl+NsAAAADbAAAADwAAAAAAAAAAAAAAAACYAgAAZHJzL2Rvd25y&#10;ZXYueG1sUEsFBgAAAAAEAAQA9QAAAIUDAAAAAA==&#10;" path="m1008,nfc12938,,22609,9670,22609,21600v,11929,-9671,21600,-21600,21600c672,43200,336,43192,-1,43176em1008,nsc12938,,22609,9670,22609,21600v,11929,-9671,21600,-21600,21600c672,43200,336,43192,-1,43176l1009,21600,1008,xe" filled="f">
                      <v:path arrowok="t" o:extrusionok="f" o:connecttype="custom" o:connectlocs="36,0;0,1799;36,900" o:connectangles="0,0,0"/>
                    </v:shape>
                    <v:shape id="Arc 73" o:spid="_x0000_s1836" style="position:absolute;left:7740;top:5220;width:804;height:1800;flip:y;visibility:visible;mso-wrap-style:square;v-text-anchor:top" coordsize="22609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XbrcUA&#10;AADbAAAADwAAAGRycy9kb3ducmV2LnhtbESP3WrCQBSE74W+w3IK3ukmDRRJXaUUAo1Ii1ro7SF7&#10;zI/Zs2F31ejTdwuFXg4z8w2zXI+mFxdyvrWsIJ0nIIgrq1uuFXwditkChA/IGnvLpOBGHtarh8kS&#10;c22vvKPLPtQiQtjnqKAJYcil9FVDBv3cDsTRO1pnMETpaqkdXiPc9PIpSZ6lwZbjQoMDvTVUnfZn&#10;o6AbP4uy3HyU3/e7zeyhc9twc0pNH8fXFxCBxvAf/mu/awVZCr9f4g+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dutxQAAANsAAAAPAAAAAAAAAAAAAAAAAJgCAABkcnMv&#10;ZG93bnJldi54bWxQSwUGAAAAAAQABAD1AAAAigMAAAAA&#10;" path="m1008,nfc12938,,22609,9670,22609,21600v,11929,-9671,21600,-21600,21600c672,43200,336,43192,-1,43176em1008,nsc12938,,22609,9670,22609,21600v,11929,-9671,21600,-21600,21600c672,43200,336,43192,-1,43176l1009,21600,1008,xe" filled="f">
                      <v:path arrowok="t" o:extrusionok="f" o:connecttype="custom" o:connectlocs="36,0;0,1799;36,900" o:connectangles="0,0,0"/>
                    </v:shape>
                  </v:group>
                </v:group>
                <v:group id="Group 74" o:spid="_x0000_s1837" style="position:absolute;left:5660;top:6424;width:864;height:864" coordorigin="7200,7728" coordsize="864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rect id="Rectangle 75" o:spid="_x0000_s1838" style="position:absolute;left:7200;top:7728;width:864;height: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  <v:line id="Line 76" o:spid="_x0000_s1839" style="position:absolute;visibility:visible;mso-wrap-style:square" from="7632,7728" to="7632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JFGsUAAADbAAAADwAAAAAAAAAA&#10;AAAAAAChAgAAZHJzL2Rvd25yZXYueG1sUEsFBgAAAAAEAAQA+QAAAJMDAAAAAA==&#10;"/>
                  <v:line id="Line 77" o:spid="_x0000_s1840" style="position:absolute;visibility:visible;mso-wrap-style:square" from="7344,8016" to="7920,8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7ggcYAAADb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pG9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O4IHGAAAA2wAAAA8AAAAAAAAA&#10;AAAAAAAAoQIAAGRycy9kb3ducmV2LnhtbFBLBQYAAAAABAAEAPkAAACUAwAAAAA=&#10;"/>
                  <v:line id="Line 78" o:spid="_x0000_s1841" style="position:absolute;visibility:visible;mso-wrap-style:square" from="7488,8100" to="7776,8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F088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sfG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RdPPDAAAA2wAAAA8AAAAAAAAAAAAA&#10;AAAAoQIAAGRycy9kb3ducmV2LnhtbFBLBQYAAAAABAAEAPkAAACRAwAAAAA=&#10;"/>
                  <v:line id="Line 79" o:spid="_x0000_s1842" style="position:absolute;visibility:visible;mso-wrap-style:square" from="7572,8184" to="7716,81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3RaMYAAADbAAAADwAAAGRycy9kb3ducmV2LnhtbESPT2vCQBTE74V+h+UJvdWNLYQaXUVa&#10;Cuqh1D+gx2f2mcRm34bdNUm/vSsUehxm5jfMdN6bWrTkfGVZwWiYgCDOra64ULDffT6/gfABWWNt&#10;mRT8kof57PFhipm2HW+o3YZCRAj7DBWUITSZlD4vyaAf2oY4emfrDIYoXSG1wy7CTS1fkiSVBiuO&#10;CyU29F5S/rO9GgVfr99pu1itl/1hlZ7yj83peOmcUk+DfjEBEagP/+G/9lIrSMdw/xJ/gJz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d0WjGAAAA2wAAAA8AAAAAAAAA&#10;AAAAAAAAoQIAAGRycy9kb3ducmV2LnhtbFBLBQYAAAAABAAEAPkAAACUAwAAAAA=&#10;"/>
                </v:group>
              </v:group>
            </w:pict>
          </mc:Fallback>
        </mc:AlternateConten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tabs>
          <w:tab w:val="center" w:pos="43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        100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sym w:font="Symbol" w:char="F0D0"/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0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US"/>
        </w:rPr>
        <w:t>o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V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 xml:space="preserve">             j500</w:t>
      </w:r>
    </w:p>
    <w:p w:rsidR="009A4DBC" w:rsidRPr="009A4DBC" w:rsidRDefault="009A4DBC" w:rsidP="009A4DBC">
      <w:pPr>
        <w:tabs>
          <w:tab w:val="left" w:pos="6300"/>
          <w:tab w:val="left" w:pos="6480"/>
          <w:tab w:val="left" w:pos="687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+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30I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</w:p>
    <w:p w:rsidR="009A4DBC" w:rsidRPr="009A4DBC" w:rsidRDefault="009A4DBC" w:rsidP="009A4DBC">
      <w:pPr>
        <w:tabs>
          <w:tab w:val="left" w:pos="63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–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At node 1,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[(V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–100)/2000] + [(V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–30I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)/–j500] + [(V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–0)/j500] = 0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proofErr w:type="gramStart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but</w:t>
      </w:r>
      <w:proofErr w:type="gramEnd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,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(100–V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)/2000.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This leads to,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– 100 + j4V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– </w:t>
      </w:r>
      <w:proofErr w:type="gramStart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j4x30[</w:t>
      </w:r>
      <w:proofErr w:type="gramEnd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(100–V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)/2000] – j4V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0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ab/>
        <w:t>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+ j0.06V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100 + j0.06x100 or V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100 V.</w:t>
      </w: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P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Thus,</w:t>
      </w:r>
    </w:p>
    <w:p w:rsid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</w:p>
    <w:p w:rsidR="009A4DBC" w:rsidRDefault="009A4DBC" w:rsidP="009A4DB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             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 = (100–100)/2000 = 0      so </w:t>
      </w:r>
      <w:proofErr w:type="gramStart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i</w:t>
      </w:r>
      <w:r w:rsidRPr="009A4DBC">
        <w:rPr>
          <w:rFonts w:ascii="Times New Roman" w:eastAsia="Times New Roman" w:hAnsi="Times New Roman" w:cs="Times New Roman"/>
          <w:sz w:val="24"/>
          <w:szCs w:val="24"/>
          <w:vertAlign w:val="subscript"/>
          <w:lang w:eastAsia="en-US"/>
        </w:rPr>
        <w:t>1</w:t>
      </w:r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>(</w:t>
      </w:r>
      <w:proofErr w:type="gramEnd"/>
      <w:r w:rsidRPr="009A4DBC">
        <w:rPr>
          <w:rFonts w:ascii="Times New Roman" w:eastAsia="Times New Roman" w:hAnsi="Times New Roman" w:cs="Times New Roman"/>
          <w:sz w:val="24"/>
          <w:szCs w:val="24"/>
          <w:lang w:eastAsia="en-US"/>
        </w:rPr>
        <w:t xml:space="preserve">t) =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0 A</w:t>
      </w:r>
    </w:p>
    <w:p w:rsidR="00C2462D" w:rsidRDefault="00C2462D" w:rsidP="009A4DB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22179" w:rsidRDefault="00522179" w:rsidP="009A4DBC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22179" w:rsidRDefault="00522179" w:rsidP="003E6F8B">
      <w:pPr>
        <w:pStyle w:val="a6"/>
        <w:numPr>
          <w:ilvl w:val="0"/>
          <w:numId w:val="1"/>
        </w:numPr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 xml:space="preserve"> Obtain the line currents in the three-phase circuit below.</w:t>
      </w:r>
    </w:p>
    <w:p w:rsidR="00522179" w:rsidRDefault="00522179" w:rsidP="00522179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522179" w:rsidRDefault="00522179" w:rsidP="00522179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noProof/>
          <w:sz w:val="24"/>
          <w:szCs w:val="24"/>
          <w:lang w:eastAsia="zh-TW"/>
        </w:rPr>
        <w:drawing>
          <wp:inline distT="0" distB="0" distL="0" distR="0">
            <wp:extent cx="3048000" cy="1695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79" w:rsidRDefault="00522179" w:rsidP="00522179">
      <w:pPr>
        <w:pStyle w:val="a6"/>
        <w:ind w:left="720"/>
        <w:rPr>
          <w:rFonts w:ascii="Times New Roman" w:eastAsia="MS Mincho" w:hAnsi="Times New Roman" w:cs="Times New Roman"/>
          <w:sz w:val="24"/>
          <w:szCs w:val="24"/>
        </w:rPr>
      </w:pPr>
    </w:p>
    <w:p w:rsidR="00522179" w:rsidRDefault="00522179" w:rsidP="0052217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Sol:</w:t>
      </w:r>
    </w:p>
    <w:p w:rsidR="00522179" w:rsidRDefault="00522179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zh-HK"/>
        </w:rPr>
      </w:pPr>
    </w:p>
    <w:p w:rsidR="0041365C" w:rsidRP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eastAsia="zh-HK"/>
        </w:rPr>
      </w:pPr>
    </w:p>
    <w:p w:rsidR="00522179" w:rsidRDefault="00522179" w:rsidP="00522179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335280</wp:posOffset>
                </wp:positionV>
                <wp:extent cx="3474720" cy="914400"/>
                <wp:effectExtent l="0" t="11430" r="1905" b="762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4720" cy="914400"/>
                          <a:chOff x="3024" y="10944"/>
                          <a:chExt cx="5472" cy="1440"/>
                        </a:xfrm>
                      </wpg:grpSpPr>
                      <wps:wsp>
                        <wps:cNvPr id="72" name="Freeform 29"/>
                        <wps:cNvSpPr>
                          <a:spLocks/>
                        </wps:cNvSpPr>
                        <wps:spPr bwMode="auto">
                          <a:xfrm>
                            <a:off x="4464" y="10944"/>
                            <a:ext cx="2304" cy="1440"/>
                          </a:xfrm>
                          <a:custGeom>
                            <a:avLst/>
                            <a:gdLst>
                              <a:gd name="T0" fmla="*/ 1440 w 1440"/>
                              <a:gd name="T1" fmla="*/ 0 h 1440"/>
                              <a:gd name="T2" fmla="*/ 0 w 1440"/>
                              <a:gd name="T3" fmla="*/ 0 h 1440"/>
                              <a:gd name="T4" fmla="*/ 0 w 1440"/>
                              <a:gd name="T5" fmla="*/ 1440 h 1440"/>
                              <a:gd name="T6" fmla="*/ 1440 w 1440"/>
                              <a:gd name="T7" fmla="*/ 1440 h 1440"/>
                              <a:gd name="T8" fmla="*/ 1440 w 1440"/>
                              <a:gd name="T9" fmla="*/ 0 h 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0" h="1440">
                                <a:moveTo>
                                  <a:pt x="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"/>
                                </a:lnTo>
                                <a:lnTo>
                                  <a:pt x="1440" y="1440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31" name="Freeform 30"/>
                        <wps:cNvSpPr>
                          <a:spLocks/>
                        </wps:cNvSpPr>
                        <wps:spPr bwMode="auto">
                          <a:xfrm>
                            <a:off x="6624" y="11376"/>
                            <a:ext cx="288" cy="576"/>
                          </a:xfrm>
                          <a:custGeom>
                            <a:avLst/>
                            <a:gdLst>
                              <a:gd name="T0" fmla="*/ 1440 w 1440"/>
                              <a:gd name="T1" fmla="*/ 0 h 1440"/>
                              <a:gd name="T2" fmla="*/ 0 w 1440"/>
                              <a:gd name="T3" fmla="*/ 0 h 1440"/>
                              <a:gd name="T4" fmla="*/ 0 w 1440"/>
                              <a:gd name="T5" fmla="*/ 1440 h 1440"/>
                              <a:gd name="T6" fmla="*/ 1440 w 1440"/>
                              <a:gd name="T7" fmla="*/ 1440 h 1440"/>
                              <a:gd name="T8" fmla="*/ 1440 w 1440"/>
                              <a:gd name="T9" fmla="*/ 0 h 1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40" h="1440">
                                <a:moveTo>
                                  <a:pt x="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"/>
                                </a:lnTo>
                                <a:lnTo>
                                  <a:pt x="1440" y="1440"/>
                                </a:lnTo>
                                <a:lnTo>
                                  <a:pt x="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1072" name="Group 31"/>
                        <wpg:cNvGrpSpPr>
                          <a:grpSpLocks/>
                        </wpg:cNvGrpSpPr>
                        <wpg:grpSpPr bwMode="auto">
                          <a:xfrm>
                            <a:off x="3024" y="11376"/>
                            <a:ext cx="1152" cy="576"/>
                            <a:chOff x="9072" y="5904"/>
                            <a:chExt cx="1152" cy="576"/>
                          </a:xfrm>
                        </wpg:grpSpPr>
                        <wps:wsp>
                          <wps:cNvPr id="13107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9072" y="5904"/>
                              <a:ext cx="1152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45720" tIns="45720" rIns="45720" bIns="45720" anchor="t" anchorCtr="0" upright="1">
                            <a:noAutofit/>
                          </wps:bodyPr>
                        </wps:wsp>
                        <wps:wsp>
                          <wps:cNvPr id="131074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72" y="5970"/>
                              <a:ext cx="1152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522179">
                                <w:pPr>
                                  <w:pStyle w:val="5"/>
                                </w:pPr>
                                <w:r>
                                  <w:t>440</w:t>
                                </w:r>
                                <w:r>
                                  <w:sym w:font="Symbol Set SWA" w:char="F0D0"/>
                                </w:r>
                                <w:r>
                                  <w:t>0</w:t>
                                </w:r>
                                <w:r>
                                  <w:sym w:font="Symbol Set SWA" w:char="F0B0"/>
                                </w:r>
                                <w:r>
                                  <w:t xml:space="preserve"> V</w:t>
                                </w:r>
                              </w:p>
                            </w:txbxContent>
                          </wps:txbx>
                          <wps:bodyPr rot="0" vert="horz" wrap="square" lIns="45720" tIns="45720" rIns="4572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75" name="Group 34"/>
                        <wpg:cNvGrpSpPr>
                          <a:grpSpLocks/>
                        </wpg:cNvGrpSpPr>
                        <wpg:grpSpPr bwMode="auto">
                          <a:xfrm>
                            <a:off x="4176" y="11088"/>
                            <a:ext cx="576" cy="1152"/>
                            <a:chOff x="2448" y="2183"/>
                            <a:chExt cx="576" cy="1152"/>
                          </a:xfrm>
                        </wpg:grpSpPr>
                        <wps:wsp>
                          <wps:cNvPr id="131076" name="Line 35"/>
                          <wps:cNvCnPr/>
                          <wps:spPr bwMode="auto">
                            <a:xfrm>
                              <a:off x="2736" y="2183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31077" name="Group 36"/>
                          <wpg:cNvGrpSpPr>
                            <a:grpSpLocks/>
                          </wpg:cNvGrpSpPr>
                          <wpg:grpSpPr bwMode="auto">
                            <a:xfrm>
                              <a:off x="2448" y="2469"/>
                              <a:ext cx="576" cy="578"/>
                              <a:chOff x="2448" y="2222"/>
                              <a:chExt cx="576" cy="578"/>
                            </a:xfrm>
                          </wpg:grpSpPr>
                          <wps:wsp>
                            <wps:cNvPr id="131078" name="Rectangle 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48" y="2224"/>
                                <a:ext cx="576" cy="5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33996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31079" name="Group 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63" y="2222"/>
                                <a:ext cx="547" cy="578"/>
                                <a:chOff x="2463" y="3742"/>
                                <a:chExt cx="547" cy="578"/>
                              </a:xfrm>
                            </wpg:grpSpPr>
                            <wps:wsp>
                              <wps:cNvPr id="131080" name="Line 39"/>
                              <wps:cNvCnPr/>
                              <wps:spPr bwMode="auto">
                                <a:xfrm>
                                  <a:off x="2736" y="3742"/>
                                  <a:ext cx="0" cy="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081" name="Oval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63" y="3758"/>
                                  <a:ext cx="547" cy="547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082" name="Line 41"/>
                              <wps:cNvCnPr/>
                              <wps:spPr bwMode="auto">
                                <a:xfrm>
                                  <a:off x="2736" y="4306"/>
                                  <a:ext cx="0" cy="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31083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48" y="2448"/>
                              <a:ext cx="576" cy="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FF99CC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522179">
                                <w:pPr>
                                  <w:jc w:val="center"/>
                                </w:pPr>
                                <w:r>
                                  <w:t>+</w:t>
                                </w:r>
                              </w:p>
                              <w:p w:rsidR="007265C8" w:rsidRDefault="007265C8" w:rsidP="00522179">
                                <w:pPr>
                                  <w:jc w:val="center"/>
                                </w:pPr>
                                <w:r>
                                  <w:sym w:font="Symbol Set SWA" w:char="F02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084" name="Group 43"/>
                        <wpg:cNvGrpSpPr>
                          <a:grpSpLocks/>
                        </wpg:cNvGrpSpPr>
                        <wpg:grpSpPr bwMode="auto">
                          <a:xfrm>
                            <a:off x="6768" y="11376"/>
                            <a:ext cx="1728" cy="576"/>
                            <a:chOff x="5040" y="11376"/>
                            <a:chExt cx="1728" cy="576"/>
                          </a:xfrm>
                        </wpg:grpSpPr>
                        <wps:wsp>
                          <wps:cNvPr id="131085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76" y="11448"/>
                              <a:ext cx="1440" cy="4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65C8" w:rsidRDefault="007265C8" w:rsidP="00522179">
                                <w:pPr>
                                  <w:pStyle w:val="3"/>
                                </w:pPr>
                                <w:r>
                                  <w:t>Z</w:t>
                                </w:r>
                                <w:r>
                                  <w:rPr>
                                    <w:vertAlign w:val="subscript"/>
                                  </w:rPr>
                                  <w:t>Y</w:t>
                                </w:r>
                                <w:r>
                                  <w:t xml:space="preserve"> = 6 </w:t>
                                </w:r>
                                <w:r>
                                  <w:sym w:font="Symbol Set SWA" w:char="F02D"/>
                                </w:r>
                                <w:r>
                                  <w:t xml:space="preserve"> j8 </w:t>
                                </w:r>
                                <w:r>
                                  <w:sym w:font="Symbol Set SWA" w:char="F057"/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31086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40" y="11376"/>
                              <a:ext cx="1728" cy="5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9933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843" style="position:absolute;margin-left:45pt;margin-top:26.4pt;width:273.6pt;height:1in;z-index:251688960" coordorigin="3024,10944" coordsize="5472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">
                <v:shape id="Freeform 29" o:spid="_x0000_s1844" style="position:absolute;left:4464;top:10944;width:2304;height:1440;visibility:visible;mso-wrap-style:square;v-text-anchor:top" coordsize="144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2/lcQA&#10;AADbAAAADwAAAGRycy9kb3ducmV2LnhtbESPS4vCQBCE78L+h6GFvelEYVWyTkQWZfUkPi7eejOd&#10;B2Z6QmZMsv/eEQSPRVV9RS1XvalES40rLSuYjCMQxKnVJecKLuftaAHCeWSNlWVS8E8OVsnHYImx&#10;th0fqT35XAQIuxgVFN7XsZQuLcigG9uaOHiZbQz6IJtc6ga7ADeVnEbRTBosOSwUWNNPQentdDcK&#10;+mzzt9+ft+56WFwnvzta119tp9TnsF9/g/DU+3f41d5pBfMpPL+EHyCT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9v5XEAAAA2wAAAA8AAAAAAAAAAAAAAAAAmAIAAGRycy9k&#10;b3ducmV2LnhtbFBLBQYAAAAABAAEAPUAAACJAwAAAAA=&#10;" path="m1440,l,,,1440r1440,l1440,xe">
                  <v:path arrowok="t" o:connecttype="custom" o:connectlocs="2304,0;0,0;0,1440;2304,1440;2304,0" o:connectangles="0,0,0,0,0"/>
                </v:shape>
                <v:shape id="Freeform 30" o:spid="_x0000_s1845" style="position:absolute;left:6624;top:11376;width:288;height:576;visibility:visible;mso-wrap-style:square;v-text-anchor:top" coordsize="1440,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IMHcMA&#10;AADfAAAADwAAAGRycy9kb3ducmV2LnhtbERPTWvCQBC9F/wPywje6iZKJUZXEVGqJ6l68TZmxySY&#10;nQ3ZNUn/fbdQ6PHxvpfr3lSipcaVlhXE4wgEcWZ1ybmC62X/noBwHlljZZkUfJOD9WrwtsRU246/&#10;qD37XIQQdikqKLyvUyldVpBBN7Y1ceAetjHoA2xyqRvsQrip5CSKZtJgyaGhwJq2BWXP88so6B+7&#10;+/F42bvbKbnFnwfa1B9tp9Ro2G8WIDz1/l/85z7oMH8+SaYx/P4JAO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IMHcMAAADfAAAADwAAAAAAAAAAAAAAAACYAgAAZHJzL2Rv&#10;d25yZXYueG1sUEsFBgAAAAAEAAQA9QAAAIgDAAAAAA==&#10;" path="m1440,l,,,1440r1440,l1440,xe">
                  <v:path arrowok="t" o:connecttype="custom" o:connectlocs="288,0;0,0;0,576;288,576;288,0" o:connectangles="0,0,0,0,0"/>
                </v:shape>
                <v:group id="Group 31" o:spid="_x0000_s1846" style="position:absolute;left:3024;top:11376;width:1152;height:576" coordorigin="9072,5904" coordsize="115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FSPFAAAA3wAA&#10;AA8AAAAAAAAAAAAAAAAAqgIAAGRycy9kb3ducmV2LnhtbFBLBQYAAAAABAAEAPoAAACcAwAAAAA=&#10;">
                  <v:rect id="Rectangle 32" o:spid="_x0000_s1847" style="position:absolute;left:9072;top:5904;width:1152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mLLsMA&#10;AADfAAAADwAAAGRycy9kb3ducmV2LnhtbERPTWvCQBC9C/6HZYTedJMKVaKrSKDQnrQqirchOybB&#10;7GzIbpPYX98VBI+P971c96YSLTWutKwgnkQgiDOrS84VHA+f4zkI55E1VpZJwZ0crFfDwRITbTv+&#10;oXbvcxFC2CWooPC+TqR0WUEG3cTWxIG72sagD7DJpW6wC+Gmku9R9CENlhwaCqwpLSi77X+Ngnx7&#10;OXVO+jQ9/8WXXcsZfe+cUm+jfrMA4an3L/HT/aXD/Gkczabw+BMA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mLLsMAAADfAAAADwAAAAAAAAAAAAAAAACYAgAAZHJzL2Rv&#10;d25yZXYueG1sUEsFBgAAAAAEAAQA9QAAAIgDAAAAAA==&#10;" filled="f" stroked="f">
                    <v:textbox inset="3.6pt,,3.6pt"/>
                  </v:rect>
                  <v:shape id="Text Box 33" o:spid="_x0000_s1848" type="#_x0000_t202" style="position:absolute;left:9072;top:5970;width:115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olfcIA&#10;AADfAAAADwAAAGRycy9kb3ducmV2LnhtbERPW2vCMBR+F/YfwhnsTROdl1KNMmQDN3xR6/uhObZl&#10;zUlJonb/fhkMfPz47qtNb1txIx8axxrGIwWCuHSm4UpDcfoYZiBCRDbYOiYNPxRgs34arDA37s4H&#10;uh1jJVIIhxw11DF2uZShrMliGLmOOHEX5y3GBH0ljcd7CretnCg1lxYbTg01drStqfw+Xq0Gyiyf&#10;i+lkX3JUl6zws93716fWL8/92xJEpD4+xP/unUnzX8dqMYW/Pwm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iV9wgAAAN8AAAAPAAAAAAAAAAAAAAAAAJgCAABkcnMvZG93&#10;bnJldi54bWxQSwUGAAAAAAQABAD1AAAAhwMAAAAA&#10;" filled="f" stroked="f">
                    <v:textbox inset="3.6pt,,3.6pt">
                      <w:txbxContent>
                        <w:p w:rsidR="007265C8" w:rsidRDefault="007265C8" w:rsidP="00522179">
                          <w:pPr>
                            <w:pStyle w:val="5"/>
                          </w:pPr>
                          <w:r>
                            <w:t>440</w:t>
                          </w:r>
                          <w:r>
                            <w:sym w:font="Symbol Set SWA" w:char="F0D0"/>
                          </w:r>
                          <w:r>
                            <w:t>0</w:t>
                          </w:r>
                          <w:r>
                            <w:sym w:font="Symbol Set SWA" w:char="F0B0"/>
                          </w:r>
                          <w:r>
                            <w:t xml:space="preserve"> V</w:t>
                          </w:r>
                        </w:p>
                      </w:txbxContent>
                    </v:textbox>
                  </v:shape>
                </v:group>
                <v:group id="Group 34" o:spid="_x0000_s1849" style="position:absolute;left:4176;top:11088;width:576;height:1152" coordorigin="2448,2183" coordsize="576,11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MY1XwwAAAN8AAAAP&#10;AAAAAAAAAAAAAAAAAKoCAABkcnMvZG93bnJldi54bWxQSwUGAAAAAAQABAD6AAAAmgMAAAAA&#10;">
                  <v:line id="Line 35" o:spid="_x0000_s1850" style="position:absolute;visibility:visible;mso-wrap-style:square" from="2736,2183" to="2736,33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dw38UAAADfAAAADwAAAGRycy9kb3ducmV2LnhtbERPW2vCMBR+F/YfwhnsTVMndFKNIo6B&#10;7mHMC+jjsTm21eakJFnb/ftlMNjjx3efL3tTi5acrywrGI8SEMS51RUXCo6Ht+EUhA/IGmvLpOCb&#10;PCwXD4M5Ztp2vKN2HwoRQ9hnqKAMocmk9HlJBv3INsSRu1pnMEToCqkddjHc1PI5SVJpsOLYUGJD&#10;65Ly+/7LKPiYfKbtavu+6U/b9JK/7i7nW+eUenrsVzMQgfrwL/5zb3ScPxknLyn8/okA5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dw38UAAADfAAAADwAAAAAAAAAA&#10;AAAAAAChAgAAZHJzL2Rvd25yZXYueG1sUEsFBgAAAAAEAAQA+QAAAJMDAAAAAA==&#10;"/>
                  <v:group id="Group 36" o:spid="_x0000_s1851" style="position:absolute;left:2448;top:2469;width:576;height:578" coordorigin="2448,2222" coordsize="576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r7a7wwAAAN8AAAAP&#10;AAAAAAAAAAAAAAAAAKoCAABkcnMvZG93bnJldi54bWxQSwUGAAAAAAQABAD6AAAAmgMAAAAA&#10;">
                    <v:rect id="Rectangle 37" o:spid="_x0000_s1852" style="position:absolute;left:2448;top:2224;width:576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LG68MA&#10;AADfAAAADwAAAGRycy9kb3ducmV2LnhtbERPS2sCMRC+C/6HMII3zaqlLVujiCAI6sFH78Nmurt1&#10;M1k2UdP++s5B6PHje8+XyTXqTl2oPRuYjDNQxIW3NZcGLufN6B1UiMgWG89k4IcCLBf93hxz6x98&#10;pPsplkpCOORooIqxzbUORUUOw9i3xMJ9+c5hFNiV2nb4kHDX6GmWvWqHNUtDhS2tKyqup5szsMfv&#10;dFxxoXF9SYfNy+68333+GjMcpNUHqEgp/ouf7q2V+bNJ9iaD5Y8A0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LG68MAAADfAAAADwAAAAAAAAAAAAAAAACYAgAAZHJzL2Rv&#10;d25yZXYueG1sUEsFBgAAAAAEAAQA9QAAAIgDAAAAAA==&#10;" stroked="f" strokecolor="#396"/>
                    <v:group id="Group 38" o:spid="_x0000_s1853" style="position:absolute;left:2463;top:2222;width:547;height:578" coordorigin="2463,3742" coordsize="547,5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8h1LFAAAA3wAA&#10;AA8AAAAAAAAAAAAAAAAAqgIAAGRycy9kb3ducmV2LnhtbFBLBQYAAAAABAAEAPoAAACcAwAAAAA=&#10;">
                      <v:line id="Line 39" o:spid="_x0000_s1854" style="position:absolute;visibility:visible;mso-wrap-style:square" from="2736,3742" to="2736,3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c9F8UAAADfAAAADwAAAGRycy9kb3ducmV2LnhtbERPS0vDQBC+C/0Pywje7KYWQondlmIR&#10;Wg9iH6DHaXZMotnZsLsm8d87B6HHj++9XI+uVT2F2Hg2MJtmoIhLbxuuDJxPz/cLUDEhW2w9k4Ff&#10;irBeTW6WWFg/8IH6Y6qUhHAs0ECdUldoHcuaHMap74iF+/TBYRIYKm0DDhLuWv2QZbl22LA01NjR&#10;U03l9/HHGXidv+X9Zv+yG9/3+aXcHi4fX0Mw5u523DyCSjSmq/jfvbMyfz7LFvJA/gg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c9F8UAAADfAAAADwAAAAAAAAAA&#10;AAAAAAChAgAAZHJzL2Rvd25yZXYueG1sUEsFBgAAAAAEAAQA+QAAAJMDAAAAAA==&#10;"/>
                      <v:oval id="Oval 40" o:spid="_x0000_s1855" style="position:absolute;left:2463;top:3758;width:547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mb8MA&#10;AADfAAAADwAAAGRycy9kb3ducmV2LnhtbERP3WrCMBS+F3yHcITdiKZ1Q6QaRQYDLwY65wMcm2Na&#10;bU66JLP17ZfBYJcf3/9q09tG3MmH2rGCfJqBIC6drtkoOH2+TRYgQkTW2DgmBQ8KsFkPBysstOv4&#10;g+7HaEQK4VCggirGtpAylBVZDFPXEifu4rzFmKA3UnvsUrht5CzL5tJizamhwpZeKypvx2+r4Hw+&#10;uV5++f1hbG4eX65da94PSj2N+u0SRKQ+/ov/3Dud5j/n2SKH3z8J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mb8MAAADfAAAADwAAAAAAAAAAAAAAAACYAgAAZHJzL2Rv&#10;d25yZXYueG1sUEsFBgAAAAAEAAQA9QAAAIgDAAAAAA==&#10;" filled="f"/>
                      <v:line id="Line 41" o:spid="_x0000_s1856" style="position:absolute;visibility:visible;mso-wrap-style:square" from="2736,4306" to="2736,4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kG+8UAAADfAAAADwAAAGRycy9kb3ducmV2LnhtbERPXWvCMBR9H+w/hDvwbaYqFKlGkQ1B&#10;9zDUDfTx2lzbanNTkqzt/r0ZDHw8nO/5sje1aMn5yrKC0TABQZxbXXGh4Ptr/ToF4QOyxtoyKfgl&#10;D8vF89McM2073lN7CIWIIewzVFCG0GRS+rwkg35oG+LIXawzGCJ0hdQOuxhuajlOklQarDg2lNjQ&#10;W0n57fBjFHxOdmm72n5s+uM2Pefv+/Pp2jmlBi/9agYiUB8e4n/3Rsf5k1EyHcPfnwh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kG+8UAAADfAAAADwAAAAAAAAAA&#10;AAAAAAChAgAAZHJzL2Rvd25yZXYueG1sUEsFBgAAAAAEAAQA+QAAAJMDAAAAAA==&#10;"/>
                    </v:group>
                  </v:group>
                  <v:shape id="Text Box 42" o:spid="_x0000_s1857" type="#_x0000_t202" style="position:absolute;left:2448;top:2448;width:576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veucQA&#10;AADfAAAADwAAAGRycy9kb3ducmV2LnhtbERPTUsDMRC9C/6HMII3m20XpKxNS5EKFS+6La3HYTPd&#10;LN1MlmRs139vBMHj430vVqPv1YVi6gIbmE4KUMRNsB23Bva7l4c5qCTIFvvAZOCbEqyWtzcLrGy4&#10;8gddamlVDuFUoQEnMlRap8aRxzQJA3HmTiF6lAxjq23Eaw73vZ4VxaP22HFucDjQs6PmXH95A+Vh&#10;J6943Lxvpdu4t/Xn4RjrmTH3d+P6CZTQKP/iP/fW5vnltJiX8PsnA9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b3rnEAAAA3wAAAA8AAAAAAAAAAAAAAAAAmAIAAGRycy9k&#10;b3ducmV2LnhtbFBLBQYAAAAABAAEAPUAAACJAwAAAAA=&#10;" filled="f" stroked="f" strokecolor="#f9c">
                    <v:textbox>
                      <w:txbxContent>
                        <w:p w:rsidR="007265C8" w:rsidRDefault="007265C8" w:rsidP="00522179">
                          <w:pPr>
                            <w:jc w:val="center"/>
                          </w:pPr>
                          <w:r>
                            <w:t>+</w:t>
                          </w:r>
                        </w:p>
                        <w:p w:rsidR="007265C8" w:rsidRDefault="007265C8" w:rsidP="00522179">
                          <w:pPr>
                            <w:jc w:val="center"/>
                          </w:pPr>
                          <w:r>
                            <w:sym w:font="Symbol Set SWA" w:char="F02D"/>
                          </w:r>
                        </w:p>
                      </w:txbxContent>
                    </v:textbox>
                  </v:shape>
                </v:group>
                <v:group id="Group 43" o:spid="_x0000_s1858" style="position:absolute;left:6768;top:11376;width:1728;height:576" coordorigin="5040,11376" coordsize="1728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qhY68QAAADfAAAA&#10;DwAAAAAAAAAAAAAAAACqAgAAZHJzL2Rvd25yZXYueG1sUEsFBgAAAAAEAAQA+gAAAJsDAAAAAA==&#10;">
                  <v:shape id="Text Box 44" o:spid="_x0000_s1859" type="#_x0000_t202" style="position:absolute;left:5276;top:11448;width:1440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0xg8MA&#10;AADfAAAADwAAAGRycy9kb3ducmV2LnhtbERPXWvCMBR9F/Yfwh3sTVMdE6lGkdLBBiK0Otjjpbm2&#10;xeamNFGzf28Ggo+H873aBNOJKw2utaxgOklAEFdWt1wrOB4+xwsQziNr7CyTgj9ysFm/jFaYanvj&#10;gq6lr0UMYZeigsb7PpXSVQ0ZdBPbE0fuZAeDPsKhlnrAWww3nZwlyVwabDk2NNhT1lB1Li9Gwe8s&#10;r/OwL7Y//L0rwjnPDtmlVOrtNWyXIDwF/xQ/3F86zn+fJosP+P8TA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0xg8MAAADfAAAADwAAAAAAAAAAAAAAAACYAgAAZHJzL2Rv&#10;d25yZXYueG1sUEsFBgAAAAAEAAQA9QAAAIgDAAAAAA==&#10;" filled="f" stroked="f">
                    <v:textbox inset="0,,0">
                      <w:txbxContent>
                        <w:p w:rsidR="007265C8" w:rsidRDefault="007265C8" w:rsidP="00522179">
                          <w:pPr>
                            <w:pStyle w:val="3"/>
                          </w:pPr>
                          <w:r>
                            <w:t>Z</w:t>
                          </w:r>
                          <w:r>
                            <w:rPr>
                              <w:vertAlign w:val="subscript"/>
                            </w:rPr>
                            <w:t>Y</w:t>
                          </w:r>
                          <w:r>
                            <w:t xml:space="preserve"> = 6 </w:t>
                          </w:r>
                          <w:r>
                            <w:sym w:font="Symbol Set SWA" w:char="F02D"/>
                          </w:r>
                          <w:r>
                            <w:t xml:space="preserve"> j8 </w:t>
                          </w:r>
                          <w:r>
                            <w:sym w:font="Symbol Set SWA" w:char="F057"/>
                          </w:r>
                        </w:p>
                      </w:txbxContent>
                    </v:textbox>
                  </v:shape>
                  <v:rect id="Rectangle 45" o:spid="_x0000_s1860" style="position:absolute;left:5040;top:11376;width:1728;height:5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hU8IA&#10;AADfAAAADwAAAGRycy9kb3ducmV2LnhtbERPXWvCMBR9F/wP4Qq+2cQJItUoozDcq1rQx2tz13Zr&#10;bmqTafbvF2Gwx8P53uyi7cSdBt861jDPFAjiypmWaw3l6W22AuEDssHOMWn4IQ+77Xi0wdy4Bx/o&#10;fgy1SCHsc9TQhNDnUvqqIYs+cz1x4j7cYDEkONTSDPhI4baTL0otpcWWU0ODPRUNVV/Hb6vB7Pef&#10;pS2i6he3WJe3c3s9Xwqtp5P4ugYRKIZ/8Z/73aT5i7laLeH5Jw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CaFTwgAAAN8AAAAPAAAAAAAAAAAAAAAAAJgCAABkcnMvZG93&#10;bnJldi54bWxQSwUGAAAAAAQABAD1AAAAhwMAAAAA&#10;" filled="f" stroked="f" strokecolor="#930"/>
                </v:group>
                <w10:wrap type="topAndBottom"/>
              </v:group>
            </w:pict>
          </mc:Fallback>
        </mc:AlternateContent>
      </w:r>
      <w:r>
        <w:tab/>
        <w:t>This is a balanced Y-Y system.</w:t>
      </w:r>
    </w:p>
    <w:p w:rsidR="00522179" w:rsidRDefault="00522179" w:rsidP="00522179"/>
    <w:p w:rsidR="00522179" w:rsidRDefault="00522179" w:rsidP="00522179">
      <w:pPr>
        <w:ind w:left="720"/>
      </w:pPr>
      <w:r>
        <w:t>Using the per-phase circuit shown above,</w:t>
      </w:r>
    </w:p>
    <w:p w:rsidR="00522179" w:rsidRDefault="00522179" w:rsidP="00522179">
      <w:pPr>
        <w:ind w:left="2160"/>
      </w:pPr>
      <w:r>
        <w:rPr>
          <w:position w:val="-26"/>
        </w:rPr>
        <w:object w:dxaOrig="1540" w:dyaOrig="660">
          <v:shape id="_x0000_i1055" type="#_x0000_t75" style="width:77.25pt;height:33pt" o:ole="" fillcolor="window">
            <v:imagedata r:id="rId109" o:title=""/>
          </v:shape>
          <o:OLEObject Type="Embed" ProgID="Equation.3" ShapeID="_x0000_i1055" DrawAspect="Content" ObjectID="_1605773854" r:id="rId110"/>
        </w:object>
      </w:r>
      <w:r>
        <w:rPr>
          <w:b/>
          <w:bCs/>
          <w:position w:val="-10"/>
          <w:u w:val="single"/>
        </w:rPr>
        <w:object w:dxaOrig="1380" w:dyaOrig="320">
          <v:shape id="_x0000_i1056" type="#_x0000_t75" style="width:69pt;height:15.75pt" o:ole="" fillcolor="window">
            <v:imagedata r:id="rId111" o:title=""/>
          </v:shape>
          <o:OLEObject Type="Embed" ProgID="Equation.3" ShapeID="_x0000_i1056" DrawAspect="Content" ObjectID="_1605773855" r:id="rId112"/>
        </w:object>
      </w:r>
    </w:p>
    <w:p w:rsidR="00522179" w:rsidRDefault="00522179" w:rsidP="00522179">
      <w:pPr>
        <w:ind w:left="2160"/>
      </w:pPr>
      <w:r>
        <w:rPr>
          <w:position w:val="-12"/>
        </w:rPr>
        <w:object w:dxaOrig="1719" w:dyaOrig="360">
          <v:shape id="_x0000_i1057" type="#_x0000_t75" style="width:86.2pt;height:18pt" o:ole="" fillcolor="window">
            <v:imagedata r:id="rId113" o:title=""/>
          </v:shape>
          <o:OLEObject Type="Embed" ProgID="Equation.3" ShapeID="_x0000_i1057" DrawAspect="Content" ObjectID="_1605773856" r:id="rId114"/>
        </w:object>
      </w:r>
      <w:r>
        <w:rPr>
          <w:b/>
          <w:bCs/>
          <w:position w:val="-10"/>
          <w:u w:val="single"/>
        </w:rPr>
        <w:object w:dxaOrig="1540" w:dyaOrig="320">
          <v:shape id="_x0000_i1058" type="#_x0000_t75" style="width:77.25pt;height:15.75pt" o:ole="" fillcolor="window">
            <v:imagedata r:id="rId115" o:title=""/>
          </v:shape>
          <o:OLEObject Type="Embed" ProgID="Equation.3" ShapeID="_x0000_i1058" DrawAspect="Content" ObjectID="_1605773857" r:id="rId116"/>
        </w:object>
      </w:r>
    </w:p>
    <w:p w:rsidR="00522179" w:rsidRDefault="00522179" w:rsidP="00522179">
      <w:pPr>
        <w:ind w:left="2160"/>
      </w:pPr>
      <w:r>
        <w:rPr>
          <w:position w:val="-12"/>
        </w:rPr>
        <w:object w:dxaOrig="1540" w:dyaOrig="360">
          <v:shape id="_x0000_i1059" type="#_x0000_t75" style="width:77.25pt;height:18pt" o:ole="" fillcolor="window">
            <v:imagedata r:id="rId117" o:title=""/>
          </v:shape>
          <o:OLEObject Type="Embed" ProgID="Equation.3" ShapeID="_x0000_i1059" DrawAspect="Content" ObjectID="_1605773858" r:id="rId118"/>
        </w:object>
      </w:r>
      <w:r>
        <w:rPr>
          <w:b/>
          <w:bCs/>
          <w:position w:val="-10"/>
          <w:u w:val="single"/>
        </w:rPr>
        <w:object w:dxaOrig="1500" w:dyaOrig="320">
          <v:shape id="_x0000_i1060" type="#_x0000_t75" style="width:75pt;height:15.75pt" o:ole="" fillcolor="window">
            <v:imagedata r:id="rId119" o:title=""/>
          </v:shape>
          <o:OLEObject Type="Embed" ProgID="Equation.3" ShapeID="_x0000_i1060" DrawAspect="Content" ObjectID="_1605773859" r:id="rId120"/>
        </w:object>
      </w:r>
    </w:p>
    <w:p w:rsidR="00E21507" w:rsidRPr="0041365C" w:rsidRDefault="00E21507" w:rsidP="00E21507">
      <w:pPr>
        <w:tabs>
          <w:tab w:val="left" w:pos="2880"/>
        </w:tabs>
        <w:ind w:right="569"/>
        <w:rPr>
          <w:lang w:eastAsia="zh-HK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98"/>
        <w:gridCol w:w="7098"/>
        <w:gridCol w:w="1133"/>
      </w:tblGrid>
      <w:tr w:rsidR="00E21507" w:rsidRPr="00FA7367" w:rsidTr="00F556F8">
        <w:trPr>
          <w:trHeight w:val="4562"/>
        </w:trPr>
        <w:tc>
          <w:tcPr>
            <w:tcW w:w="8729" w:type="dxa"/>
            <w:gridSpan w:val="3"/>
            <w:shd w:val="clear" w:color="auto" w:fill="auto"/>
          </w:tcPr>
          <w:p w:rsidR="00E21507" w:rsidRPr="003E6F8B" w:rsidRDefault="00E21507" w:rsidP="003E6F8B">
            <w:pPr>
              <w:pStyle w:val="a3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 w:rsidRPr="003E6F8B"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  <w:t>Given a</w:t>
            </w:r>
            <w:r w:rsidRPr="003E6F8B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 xml:space="preserve"> balanced three-phase system </w:t>
            </w:r>
            <w:r w:rsidRPr="003E6F8B"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  <w:t xml:space="preserve">three AC voltage sources </w:t>
            </w:r>
            <w:r w:rsidRPr="003E6F8B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 xml:space="preserve">shown </w:t>
            </w:r>
            <w:r w:rsidRPr="003E6F8B"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  <w:t>below</w:t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5D14F6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24AE59A1" wp14:editId="4FB14C8E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889000</wp:posOffset>
                      </wp:positionV>
                      <wp:extent cx="295275" cy="247650"/>
                      <wp:effectExtent l="0" t="0" r="9525" b="0"/>
                      <wp:wrapNone/>
                      <wp:docPr id="193088" name="文字方塊 1930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17B5B96E" wp14:editId="31976D0E">
                                        <wp:extent cx="106045" cy="92362"/>
                                        <wp:effectExtent l="0" t="0" r="8255" b="3175"/>
                                        <wp:docPr id="193089" name="圖片 1930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93088" o:spid="_x0000_s1861" type="#_x0000_t202" style="position:absolute;margin-left:59.1pt;margin-top:70pt;width:23.25pt;height:19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7B5B96E" wp14:editId="31976D0E">
                                  <wp:extent cx="106045" cy="92362"/>
                                  <wp:effectExtent l="0" t="0" r="8255" b="3175"/>
                                  <wp:docPr id="193089" name="圖片 1930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631D976" wp14:editId="3170419C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835660</wp:posOffset>
                      </wp:positionV>
                      <wp:extent cx="295275" cy="257175"/>
                      <wp:effectExtent l="0" t="0" r="9525" b="9525"/>
                      <wp:wrapNone/>
                      <wp:docPr id="126" name="文字方塊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67B67A07" wp14:editId="5E7441F9">
                                        <wp:extent cx="106045" cy="92362"/>
                                        <wp:effectExtent l="0" t="0" r="8255" b="3175"/>
                                        <wp:docPr id="127" name="圖片 1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26" o:spid="_x0000_s1862" type="#_x0000_t202" style="position:absolute;margin-left:21.3pt;margin-top:65.8pt;width:23.25pt;height:2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7B67A07" wp14:editId="5E7441F9">
                                  <wp:extent cx="106045" cy="92362"/>
                                  <wp:effectExtent l="0" t="0" r="8255" b="3175"/>
                                  <wp:docPr id="127" name="圖片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A91CAEC" wp14:editId="0622A3FE">
                      <wp:simplePos x="0" y="0"/>
                      <wp:positionH relativeFrom="column">
                        <wp:posOffset>651510</wp:posOffset>
                      </wp:positionH>
                      <wp:positionV relativeFrom="paragraph">
                        <wp:posOffset>635000</wp:posOffset>
                      </wp:positionV>
                      <wp:extent cx="295275" cy="257175"/>
                      <wp:effectExtent l="0" t="0" r="9525" b="9525"/>
                      <wp:wrapNone/>
                      <wp:docPr id="124" name="文字方塊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-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316CFF78" wp14:editId="3D9173F0">
                                        <wp:extent cx="106045" cy="92362"/>
                                        <wp:effectExtent l="0" t="0" r="8255" b="3175"/>
                                        <wp:docPr id="125" name="圖片 12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24" o:spid="_x0000_s1863" type="#_x0000_t202" style="position:absolute;margin-left:51.3pt;margin-top:50pt;width:23.25pt;height:20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16CFF78" wp14:editId="3D9173F0">
                                  <wp:extent cx="106045" cy="92362"/>
                                  <wp:effectExtent l="0" t="0" r="8255" b="3175"/>
                                  <wp:docPr id="125" name="圖片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9F9FC18" wp14:editId="06492719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1284605</wp:posOffset>
                      </wp:positionV>
                      <wp:extent cx="295275" cy="257175"/>
                      <wp:effectExtent l="0" t="0" r="9525" b="9525"/>
                      <wp:wrapNone/>
                      <wp:docPr id="120" name="文字方塊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+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61B5819A" wp14:editId="0B39D02F">
                                        <wp:extent cx="106045" cy="92362"/>
                                        <wp:effectExtent l="0" t="0" r="8255" b="3175"/>
                                        <wp:docPr id="121" name="圖片 1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20" o:spid="_x0000_s1864" type="#_x0000_t202" style="position:absolute;margin-left:-4.95pt;margin-top:101.15pt;width:23.25pt;height:20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1B5819A" wp14:editId="0B39D02F">
                                  <wp:extent cx="106045" cy="92362"/>
                                  <wp:effectExtent l="0" t="0" r="8255" b="3175"/>
                                  <wp:docPr id="121" name="圖片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3F6D9FA8" wp14:editId="6B92C4FF">
                      <wp:simplePos x="0" y="0"/>
                      <wp:positionH relativeFrom="column">
                        <wp:posOffset>1108710</wp:posOffset>
                      </wp:positionH>
                      <wp:positionV relativeFrom="paragraph">
                        <wp:posOffset>1333500</wp:posOffset>
                      </wp:positionV>
                      <wp:extent cx="295275" cy="257175"/>
                      <wp:effectExtent l="0" t="0" r="9525" b="9525"/>
                      <wp:wrapNone/>
                      <wp:docPr id="117" name="文字方塊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+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31DCC820" wp14:editId="7DF64E5C">
                                        <wp:extent cx="106045" cy="92362"/>
                                        <wp:effectExtent l="0" t="0" r="8255" b="3175"/>
                                        <wp:docPr id="113" name="圖片 1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17" o:spid="_x0000_s1865" type="#_x0000_t202" style="position:absolute;margin-left:87.3pt;margin-top:105pt;width:23.25pt;height:20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1DCC820" wp14:editId="7DF64E5C">
                                  <wp:extent cx="106045" cy="92362"/>
                                  <wp:effectExtent l="0" t="0" r="8255" b="3175"/>
                                  <wp:docPr id="113" name="圖片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89C6A16" wp14:editId="239ECD26">
                      <wp:simplePos x="0" y="0"/>
                      <wp:positionH relativeFrom="column">
                        <wp:posOffset>651510</wp:posOffset>
                      </wp:positionH>
                      <wp:positionV relativeFrom="paragraph">
                        <wp:posOffset>77470</wp:posOffset>
                      </wp:positionV>
                      <wp:extent cx="295275" cy="257175"/>
                      <wp:effectExtent l="0" t="0" r="9525" b="9525"/>
                      <wp:wrapNone/>
                      <wp:docPr id="112" name="文字方塊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275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4000"/>
                                </a:schemeClr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65C8" w:rsidRDefault="007265C8" w:rsidP="005D14F6">
                                  <w:pPr>
                                    <w:rPr>
                                      <w:lang w:eastAsia="zh-HK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eastAsia="zh-HK"/>
                                    </w:rPr>
                                    <w:t>+</w:t>
                                  </w: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drawing>
                                      <wp:inline distT="0" distB="0" distL="0" distR="0" wp14:anchorId="4D30392C" wp14:editId="4E0E39EE">
                                        <wp:extent cx="106045" cy="92362"/>
                                        <wp:effectExtent l="0" t="0" r="8255" b="3175"/>
                                        <wp:docPr id="114" name="圖片 1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6045" cy="9236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字方塊 112" o:spid="_x0000_s1866" type="#_x0000_t202" style="position:absolute;margin-left:51.3pt;margin-top:6.1pt;width:23.25pt;height:20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" fillcolor="white [3201]" stroked="f" strokeweight=".5pt">
                      <v:fill opacity="9252f"/>
                      <v:textbox>
                        <w:txbxContent>
                          <w:p w:rsidR="007265C8" w:rsidRDefault="007265C8" w:rsidP="005D14F6">
                            <w:pPr>
                              <w:rPr>
                                <w:rFonts w:hint="eastAsia"/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D30392C" wp14:editId="4E0E39EE">
                                  <wp:extent cx="106045" cy="92362"/>
                                  <wp:effectExtent l="0" t="0" r="8255" b="3175"/>
                                  <wp:docPr id="114" name="圖片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045" cy="923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21507" w:rsidRPr="00FA7367"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w:drawing>
                <wp:inline distT="0" distB="0" distL="0" distR="0" wp14:anchorId="1E30E7B9" wp14:editId="55367188">
                  <wp:extent cx="3781425" cy="230549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8343" cy="23158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</w:tc>
      </w:tr>
      <w:tr w:rsidR="00E21507" w:rsidRPr="00FA7367" w:rsidTr="00E21507">
        <w:trPr>
          <w:trHeight w:val="1862"/>
        </w:trPr>
        <w:tc>
          <w:tcPr>
            <w:tcW w:w="4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  <w:r w:rsidRPr="00FA7367"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  <w:t>(a)</w:t>
            </w:r>
          </w:p>
        </w:tc>
        <w:tc>
          <w:tcPr>
            <w:tcW w:w="70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 xml:space="preserve">Determine the current phasor </w:t>
            </w:r>
            <w:proofErr w:type="spellStart"/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I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vertAlign w:val="subscript"/>
                <w:lang w:val="en-GB" w:eastAsia="zh-HK"/>
              </w:rPr>
              <w:t>m</w:t>
            </w:r>
            <w:proofErr w:type="spellEnd"/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 xml:space="preserve"> and the required impedance Z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vertAlign w:val="subscript"/>
                <w:lang w:val="en-GB" w:eastAsia="zh-HK"/>
              </w:rPr>
              <w:t>1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.</w:t>
            </w:r>
          </w:p>
          <w:p w:rsidR="00E21507" w:rsidRPr="00FA7367" w:rsidRDefault="00B9043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w:pict>
                <v:shape id="_x0000_s1061" type="#_x0000_t75" style="position:absolute;margin-left:4.75pt;margin-top:7.3pt;width:189pt;height:53.85pt;z-index:251695104;visibility:visible">
                  <v:imagedata r:id="rId124" o:title=""/>
                </v:shape>
                <o:OLEObject Type="Embed" ProgID="Equation.3" ShapeID="_x0000_s1061" DrawAspect="Content" ObjectID="_1605773869" r:id="rId125"/>
              </w:pict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</w:tc>
        <w:tc>
          <w:tcPr>
            <w:tcW w:w="1133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</w:p>
        </w:tc>
      </w:tr>
      <w:tr w:rsidR="00E21507" w:rsidRPr="00FA7367" w:rsidTr="00E21507">
        <w:trPr>
          <w:trHeight w:val="1328"/>
        </w:trPr>
        <w:tc>
          <w:tcPr>
            <w:tcW w:w="4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  <w:r w:rsidRPr="00FA7367"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  <w:lastRenderedPageBreak/>
              <w:t>(b)</w:t>
            </w:r>
          </w:p>
        </w:tc>
        <w:tc>
          <w:tcPr>
            <w:tcW w:w="70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Determine the instantaneous power of the three-phase source.</w:t>
            </w:r>
          </w:p>
          <w:p w:rsidR="00E21507" w:rsidRPr="00FA7367" w:rsidRDefault="00B9043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w:pict>
                <v:shape id="_x0000_s1062" type="#_x0000_t75" style="position:absolute;margin-left:1pt;margin-top:8.15pt;width:214pt;height:33.9pt;z-index:251696128;visibility:visible;mso-position-horizontal-relative:text;mso-position-vertical-relative:text">
                  <v:imagedata r:id="rId126" o:title=""/>
                </v:shape>
                <o:OLEObject Type="Embed" ProgID="Equation.3" ShapeID="_x0000_s1062" DrawAspect="Content" ObjectID="_1605773870" r:id="rId127"/>
              </w:pict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</w:tc>
        <w:tc>
          <w:tcPr>
            <w:tcW w:w="1133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</w:p>
        </w:tc>
      </w:tr>
      <w:tr w:rsidR="00E21507" w:rsidRPr="00FA7367" w:rsidTr="00E21507">
        <w:trPr>
          <w:trHeight w:val="2656"/>
        </w:trPr>
        <w:tc>
          <w:tcPr>
            <w:tcW w:w="4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  <w:r w:rsidRPr="00FA7367"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  <w:t>(c)</w:t>
            </w:r>
          </w:p>
        </w:tc>
        <w:tc>
          <w:tcPr>
            <w:tcW w:w="7098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Determine the required impedance Z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vertAlign w:val="subscript"/>
                <w:lang w:val="en-GB" w:eastAsia="zh-HK"/>
              </w:rPr>
              <w:t>2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.</w:t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 w:rsidRPr="00FA7367"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  <w:t>L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>et Z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vertAlign w:val="subscript"/>
                <w:lang w:val="en-GB" w:eastAsia="zh-HK"/>
              </w:rPr>
              <w:t>2</w:t>
            </w:r>
            <w:r w:rsidRPr="00FA7367">
              <w:rPr>
                <w:rFonts w:ascii="Times New Roman" w:eastAsia="新細明體" w:hAnsi="Times New Roman" w:cs="Times New Roman" w:hint="eastAsia"/>
                <w:sz w:val="24"/>
                <w:szCs w:val="20"/>
                <w:lang w:val="en-GB" w:eastAsia="zh-HK"/>
              </w:rPr>
              <w:t xml:space="preserve"> = </w:t>
            </w:r>
            <w:r w:rsidRPr="00CC4CBE">
              <w:rPr>
                <w:rFonts w:ascii="Times New Roman" w:eastAsia="新細明體" w:hAnsi="Times New Roman" w:cs="Times New Roman" w:hint="eastAsia"/>
                <w:i/>
                <w:sz w:val="24"/>
                <w:szCs w:val="20"/>
                <w:lang w:val="en-GB" w:eastAsia="zh-HK"/>
              </w:rPr>
              <w:t xml:space="preserve">a + </w:t>
            </w:r>
            <w:proofErr w:type="spellStart"/>
            <w:r w:rsidRPr="00CC4CBE">
              <w:rPr>
                <w:rFonts w:ascii="Times New Roman" w:eastAsia="新細明體" w:hAnsi="Times New Roman" w:cs="Times New Roman" w:hint="eastAsia"/>
                <w:i/>
                <w:sz w:val="24"/>
                <w:szCs w:val="20"/>
                <w:lang w:val="en-GB" w:eastAsia="zh-HK"/>
              </w:rPr>
              <w:t>bj</w:t>
            </w:r>
            <w:proofErr w:type="spellEnd"/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bookmarkStart w:id="1" w:name="_GoBack"/>
            <w:bookmarkEnd w:id="1"/>
          </w:p>
          <w:p w:rsidR="00E21507" w:rsidRPr="00FA7367" w:rsidRDefault="00B9043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  <w:r>
              <w:rPr>
                <w:rFonts w:ascii="Times New Roman" w:eastAsia="新細明體" w:hAnsi="Times New Roman" w:cs="Times New Roman"/>
                <w:noProof/>
                <w:sz w:val="24"/>
                <w:szCs w:val="20"/>
              </w:rPr>
              <w:pict>
                <v:shape id="_x0000_s1063" type="#_x0000_t75" style="position:absolute;margin-left:2.5pt;margin-top:2.4pt;width:274pt;height:85.7pt;z-index:251697152;visibility:visible;mso-position-horizontal-relative:text;mso-position-vertical-relative:text">
                  <v:imagedata r:id="rId128" o:title=""/>
                </v:shape>
                <o:OLEObject Type="Embed" ProgID="Equation.3" ShapeID="_x0000_s1063" DrawAspect="Content" ObjectID="_1605773871" r:id="rId129"/>
              </w:pict>
            </w: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zh-HK"/>
              </w:rPr>
            </w:pPr>
          </w:p>
        </w:tc>
        <w:tc>
          <w:tcPr>
            <w:tcW w:w="1133" w:type="dxa"/>
            <w:shd w:val="clear" w:color="auto" w:fill="auto"/>
          </w:tcPr>
          <w:p w:rsidR="00E21507" w:rsidRPr="00FA7367" w:rsidRDefault="00E21507" w:rsidP="00F556F8">
            <w:pPr>
              <w:spacing w:after="0" w:line="240" w:lineRule="auto"/>
              <w:rPr>
                <w:rFonts w:ascii="Times New Roman" w:eastAsia="新細明體" w:hAnsi="Times New Roman" w:cs="Times New Roman"/>
                <w:sz w:val="24"/>
                <w:szCs w:val="20"/>
                <w:lang w:val="en-GB" w:eastAsia="en-US"/>
              </w:rPr>
            </w:pPr>
          </w:p>
        </w:tc>
      </w:tr>
    </w:tbl>
    <w:p w:rsidR="00521074" w:rsidRDefault="00521074" w:rsidP="0052217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3E6F8B" w:rsidRPr="0041365C" w:rsidRDefault="003E6F8B" w:rsidP="007B1385">
      <w:pPr>
        <w:spacing w:after="0" w:line="240" w:lineRule="auto"/>
        <w:jc w:val="both"/>
        <w:rPr>
          <w:rFonts w:ascii="Times New Roman" w:hAnsi="Times New Roman" w:cs="Times New Roman"/>
          <w:sz w:val="24"/>
          <w:szCs w:val="20"/>
          <w:lang w:val="en-GB" w:eastAsia="zh-HK"/>
        </w:rPr>
      </w:pPr>
    </w:p>
    <w:p w:rsidR="007B1385" w:rsidRPr="003E6F8B" w:rsidRDefault="007B1385" w:rsidP="003E6F8B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Consider a three-phrase circuit shown below. Each voltage source generates AC voltage with frequency 60Hz.  The impedances of the loads are all equal (i.e. Z</w:t>
      </w:r>
      <w:r w:rsidRPr="003E6F8B">
        <w:rPr>
          <w:rFonts w:ascii="Times New Roman" w:eastAsia="新細明體" w:hAnsi="Times New Roman" w:cs="Times New Roman"/>
          <w:sz w:val="24"/>
          <w:szCs w:val="20"/>
          <w:vertAlign w:val="subscript"/>
          <w:lang w:val="en-GB" w:eastAsia="zh-HK"/>
        </w:rPr>
        <w:t>1</w:t>
      </w: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= Z</w:t>
      </w:r>
      <w:r w:rsidRPr="003E6F8B">
        <w:rPr>
          <w:rFonts w:ascii="Times New Roman" w:eastAsia="新細明體" w:hAnsi="Times New Roman" w:cs="Times New Roman"/>
          <w:sz w:val="24"/>
          <w:szCs w:val="20"/>
          <w:vertAlign w:val="subscript"/>
          <w:lang w:val="en-GB" w:eastAsia="zh-HK"/>
        </w:rPr>
        <w:t>2</w:t>
      </w: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= Z</w:t>
      </w:r>
      <w:r w:rsidRPr="003E6F8B">
        <w:rPr>
          <w:rFonts w:ascii="Times New Roman" w:eastAsia="新細明體" w:hAnsi="Times New Roman" w:cs="Times New Roman"/>
          <w:sz w:val="24"/>
          <w:szCs w:val="20"/>
          <w:vertAlign w:val="subscript"/>
          <w:lang w:val="en-GB" w:eastAsia="zh-HK"/>
        </w:rPr>
        <w:t>3</w:t>
      </w: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= 10 </w:t>
      </w:r>
      <w:r w:rsidRPr="003E6F8B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-</w:t>
      </w: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12j </w:t>
      </w:r>
      <w:r w:rsidRPr="003E6F8B">
        <w:rPr>
          <w:rFonts w:ascii="Symbol" w:eastAsia="新細明體" w:hAnsi="Symbol" w:cs="Times New Roman"/>
          <w:sz w:val="24"/>
          <w:szCs w:val="20"/>
          <w:lang w:val="en-GB" w:eastAsia="zh-HK"/>
        </w:rPr>
        <w:t></w:t>
      </w:r>
      <w:r w:rsidRPr="003E6F8B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.)</w:t>
      </w: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b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b/>
          <w:noProof/>
          <w:sz w:val="24"/>
          <w:szCs w:val="20"/>
        </w:rPr>
        <w:drawing>
          <wp:inline distT="0" distB="0" distL="0" distR="0" wp14:anchorId="0A2A2C24" wp14:editId="0EEC24D1">
            <wp:extent cx="3971925" cy="2610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4"/>
          <w:lang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4"/>
          <w:lang w:val="en-GB" w:eastAsia="zh-HK"/>
        </w:rPr>
        <w:t>Determine the current I</w:t>
      </w:r>
      <w:r w:rsidRPr="006F53D1">
        <w:rPr>
          <w:rFonts w:ascii="Times New Roman" w:eastAsia="新細明體" w:hAnsi="Times New Roman" w:cs="Times New Roman"/>
          <w:sz w:val="24"/>
          <w:szCs w:val="24"/>
          <w:vertAlign w:val="subscript"/>
          <w:lang w:val="en-GB" w:eastAsia="zh-HK"/>
        </w:rPr>
        <w:t>1</w:t>
      </w:r>
      <w:r w:rsidRPr="006F53D1">
        <w:rPr>
          <w:rFonts w:ascii="Times New Roman" w:eastAsia="新細明體" w:hAnsi="Times New Roman" w:cs="Times New Roman"/>
          <w:sz w:val="24"/>
          <w:szCs w:val="24"/>
          <w:lang w:val="en-GB" w:eastAsia="zh-HK"/>
        </w:rPr>
        <w:t>, I</w:t>
      </w:r>
      <w:r w:rsidRPr="006F53D1">
        <w:rPr>
          <w:rFonts w:ascii="Times New Roman" w:eastAsia="新細明體" w:hAnsi="Times New Roman" w:cs="Times New Roman"/>
          <w:sz w:val="24"/>
          <w:szCs w:val="24"/>
          <w:vertAlign w:val="subscript"/>
          <w:lang w:val="en-GB" w:eastAsia="zh-HK"/>
        </w:rPr>
        <w:t>2</w:t>
      </w:r>
      <w:r w:rsidRPr="006F53D1">
        <w:rPr>
          <w:rFonts w:ascii="Times New Roman" w:eastAsia="新細明體" w:hAnsi="Times New Roman" w:cs="Times New Roman"/>
          <w:sz w:val="24"/>
          <w:szCs w:val="24"/>
          <w:lang w:val="en-GB" w:eastAsia="zh-HK"/>
        </w:rPr>
        <w:t xml:space="preserve"> and I</w:t>
      </w:r>
      <w:r w:rsidRPr="006F53D1">
        <w:rPr>
          <w:rFonts w:ascii="Times New Roman" w:eastAsia="新細明體" w:hAnsi="Times New Roman" w:cs="Times New Roman"/>
          <w:sz w:val="24"/>
          <w:szCs w:val="24"/>
          <w:vertAlign w:val="subscript"/>
          <w:lang w:val="en-GB" w:eastAsia="zh-HK"/>
        </w:rPr>
        <w:t>3</w:t>
      </w:r>
      <w:r w:rsidRPr="006F53D1">
        <w:rPr>
          <w:rFonts w:ascii="Times New Roman" w:eastAsia="新細明體" w:hAnsi="Times New Roman" w:cs="Times New Roman"/>
          <w:sz w:val="24"/>
          <w:szCs w:val="24"/>
          <w:lang w:val="en-GB" w:eastAsia="zh-HK"/>
        </w:rPr>
        <w:t xml:space="preserve"> in both phasor form and time-domain form.</w:t>
      </w: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B90437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4"/>
        </w:rPr>
        <w:pict>
          <v:shape id="_x0000_s1091" type="#_x0000_t75" style="position:absolute;margin-left:14.25pt;margin-top:5.8pt;width:453.45pt;height:111.1pt;z-index:251699200;visibility:visible">
            <v:imagedata r:id="rId131" o:title=""/>
          </v:shape>
          <o:OLEObject Type="Embed" ProgID="Equation.3" ShapeID="_x0000_s1091" DrawAspect="Content" ObjectID="_1605773872" r:id="rId132"/>
        </w:pict>
      </w: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4"/>
          <w:lang w:eastAsia="zh-HK"/>
        </w:rPr>
      </w:pP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Based on the results obtained from a), show that there is no current in the neutral line.</w:t>
      </w:r>
    </w:p>
    <w:p w:rsidR="007B1385" w:rsidRPr="006F53D1" w:rsidRDefault="00B90437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092" type="#_x0000_t75" style="position:absolute;left:0;text-align:left;margin-left:18pt;margin-top:5pt;width:323pt;height:91pt;z-index:251700224;visibility:visible">
            <v:imagedata r:id="rId133" o:title=""/>
          </v:shape>
          <o:OLEObject Type="Embed" ProgID="Equation.3" ShapeID="_x0000_s1092" DrawAspect="Content" ObjectID="_1605773873" r:id="rId134"/>
        </w:pict>
      </w: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D16069" w:rsidRPr="006F53D1" w:rsidRDefault="00D16069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Find the total instantaneous power of the loads in the three-phase circuit.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</w:t>
      </w: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B90437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093" type="#_x0000_t75" style="position:absolute;left:0;text-align:left;margin-left:24.75pt;margin-top:8.3pt;width:292pt;height:31pt;z-index:251701248;visibility:visible">
            <v:imagedata r:id="rId135" o:title=""/>
          </v:shape>
          <o:OLEObject Type="Embed" ProgID="Equation.3" ShapeID="_x0000_s1093" DrawAspect="Content" ObjectID="_1605773874" r:id="rId136"/>
        </w:pict>
      </w: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Now we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add a 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parallel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inductor to each load. Determine the inductance</w:t>
      </w:r>
      <w:r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L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of 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each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inductor so 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that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there is no phrase difference between the AC source voltage and </w:t>
      </w:r>
      <w:r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its 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AC current in each phrase.</w:t>
      </w:r>
      <w:r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(Hint: After add the inductor L, the modified load in each phrase can be considered a resistor) </w:t>
      </w:r>
    </w:p>
    <w:p w:rsidR="007B1385" w:rsidRPr="006F53D1" w:rsidRDefault="007B1385" w:rsidP="007B1385">
      <w:pPr>
        <w:spacing w:after="0" w:line="240" w:lineRule="auto"/>
        <w:ind w:left="45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ind w:left="450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Since the three phase system is a balanced system, we can consider its single phase equivalent circuit.</w:t>
      </w: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Adding an 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inductor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parallel to each of the load (10 - 12j) so that the equivalent impedance seen by the source has no imaginary part</w:t>
      </w:r>
      <w:r w:rsidRPr="006F53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(effectively it is a pure resistor)</w:t>
      </w: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.  Let the impedance of the inductor be </w:t>
      </w:r>
      <w:proofErr w:type="spellStart"/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jX</w:t>
      </w:r>
      <w:proofErr w:type="spellEnd"/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. </w:t>
      </w:r>
    </w:p>
    <w:p w:rsidR="007B1385" w:rsidRPr="006F53D1" w:rsidRDefault="00B90437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094" type="#_x0000_t75" style="position:absolute;margin-left:.75pt;margin-top:12.05pt;width:291pt;height:85.85pt;z-index:251702272;visibility:visible">
            <v:imagedata r:id="rId137" o:title=""/>
          </v:shape>
          <o:OLEObject Type="Embed" ProgID="Equation.3" ShapeID="_x0000_s1094" DrawAspect="Content" ObjectID="_1605773875" r:id="rId138"/>
        </w:pict>
      </w: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B1385" w:rsidRPr="006F53D1" w:rsidRDefault="007B1385" w:rsidP="007B1385">
      <w:pPr>
        <w:tabs>
          <w:tab w:val="left" w:pos="4890"/>
        </w:tabs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6F53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ab/>
      </w:r>
    </w:p>
    <w:p w:rsidR="007B1385" w:rsidRDefault="007B1385" w:rsidP="007B1385">
      <w:pPr>
        <w:tabs>
          <w:tab w:val="left" w:pos="2880"/>
        </w:tabs>
        <w:ind w:right="569"/>
      </w:pPr>
    </w:p>
    <w:p w:rsidR="00521074" w:rsidRDefault="00521074" w:rsidP="0052217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33437A" w:rsidRPr="00C2462D" w:rsidRDefault="0033437A" w:rsidP="00C2462D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Pr="00571EA5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571EA5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Consider the </w:t>
      </w:r>
      <w:r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following </w:t>
      </w:r>
      <w:r w:rsidRPr="00571EA5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balanced three phase circuit </w:t>
      </w:r>
      <w:r w:rsidRPr="00571EA5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with an angular frequency </w:t>
      </w:r>
      <w:r w:rsidRPr="00571EA5">
        <w:rPr>
          <w:rFonts w:ascii="Symbol" w:eastAsia="新細明體" w:hAnsi="Symbol" w:cs="Times New Roman"/>
          <w:i/>
          <w:sz w:val="24"/>
          <w:szCs w:val="20"/>
          <w:lang w:val="en-GB" w:eastAsia="zh-HK"/>
        </w:rPr>
        <w:t></w:t>
      </w:r>
      <w:r w:rsidRPr="00571EA5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= 1000 rad/s</w:t>
      </w:r>
      <w:r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.</w:t>
      </w:r>
      <w:r w:rsidRPr="00571EA5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</w:t>
      </w:r>
    </w:p>
    <w:p w:rsidR="0033437A" w:rsidRPr="00571EA5" w:rsidRDefault="0033437A" w:rsidP="0033437A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Pr="00571EA5" w:rsidRDefault="003A1383" w:rsidP="0033437A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A2FDA2" wp14:editId="47E8FE9A">
                <wp:simplePos x="0" y="0"/>
                <wp:positionH relativeFrom="column">
                  <wp:posOffset>342900</wp:posOffset>
                </wp:positionH>
                <wp:positionV relativeFrom="paragraph">
                  <wp:posOffset>1343025</wp:posOffset>
                </wp:positionV>
                <wp:extent cx="295275" cy="257175"/>
                <wp:effectExtent l="0" t="0" r="9525" b="9525"/>
                <wp:wrapNone/>
                <wp:docPr id="101" name="文字方塊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3A1383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1" o:spid="_x0000_s1867" type="#_x0000_t202" style="position:absolute;margin-left:27pt;margin-top:105.75pt;width:23.25pt;height:20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" fillcolor="white [3201]" stroked="f" strokeweight=".5pt">
                <v:fill opacity="9252f"/>
                <v:textbox>
                  <w:txbxContent>
                    <w:p w:rsidR="007265C8" w:rsidRDefault="007265C8" w:rsidP="003A1383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5E276F1" wp14:editId="5BF9B3E5">
                <wp:simplePos x="0" y="0"/>
                <wp:positionH relativeFrom="column">
                  <wp:posOffset>781050</wp:posOffset>
                </wp:positionH>
                <wp:positionV relativeFrom="paragraph">
                  <wp:posOffset>1343025</wp:posOffset>
                </wp:positionV>
                <wp:extent cx="295275" cy="257175"/>
                <wp:effectExtent l="0" t="0" r="9525" b="9525"/>
                <wp:wrapNone/>
                <wp:docPr id="100" name="文字方塊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3A1383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0" o:spid="_x0000_s1868" type="#_x0000_t202" style="position:absolute;margin-left:61.5pt;margin-top:105.75pt;width:23.25pt;height:20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" fillcolor="white [3201]" stroked="f" strokeweight=".5pt">
                <v:fill opacity="9252f"/>
                <v:textbox>
                  <w:txbxContent>
                    <w:p w:rsidR="007265C8" w:rsidRDefault="007265C8" w:rsidP="003A1383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49C8AEB" wp14:editId="548A0846">
                <wp:simplePos x="0" y="0"/>
                <wp:positionH relativeFrom="column">
                  <wp:posOffset>685800</wp:posOffset>
                </wp:positionH>
                <wp:positionV relativeFrom="paragraph">
                  <wp:posOffset>1085850</wp:posOffset>
                </wp:positionV>
                <wp:extent cx="295275" cy="257175"/>
                <wp:effectExtent l="0" t="0" r="9525" b="9525"/>
                <wp:wrapNone/>
                <wp:docPr id="99" name="文字方塊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3A1383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9" o:spid="_x0000_s1869" type="#_x0000_t202" style="position:absolute;margin-left:54pt;margin-top:85.5pt;width:23.25pt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" fillcolor="white [3201]" stroked="f" strokeweight=".5pt">
                <v:fill opacity="9252f"/>
                <v:textbox>
                  <w:txbxContent>
                    <w:p w:rsidR="007265C8" w:rsidRDefault="007265C8" w:rsidP="003A1383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6C5A64" wp14:editId="2DD49CEC">
                <wp:simplePos x="0" y="0"/>
                <wp:positionH relativeFrom="column">
                  <wp:posOffset>-85725</wp:posOffset>
                </wp:positionH>
                <wp:positionV relativeFrom="paragraph">
                  <wp:posOffset>1752600</wp:posOffset>
                </wp:positionV>
                <wp:extent cx="295275" cy="257175"/>
                <wp:effectExtent l="0" t="0" r="9525" b="9525"/>
                <wp:wrapNone/>
                <wp:docPr id="98" name="文字方塊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3A1383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8" o:spid="_x0000_s1870" type="#_x0000_t202" style="position:absolute;margin-left:-6.75pt;margin-top:138pt;width:23.25pt;height:20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" fillcolor="white [3201]" stroked="f" strokeweight=".5pt">
                <v:fill opacity="9252f"/>
                <v:textbox>
                  <w:txbxContent>
                    <w:p w:rsidR="007265C8" w:rsidRDefault="007265C8" w:rsidP="003A1383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94E778" wp14:editId="7B80C959">
                <wp:simplePos x="0" y="0"/>
                <wp:positionH relativeFrom="column">
                  <wp:posOffset>1076325</wp:posOffset>
                </wp:positionH>
                <wp:positionV relativeFrom="paragraph">
                  <wp:posOffset>1866900</wp:posOffset>
                </wp:positionV>
                <wp:extent cx="295275" cy="257175"/>
                <wp:effectExtent l="0" t="0" r="9525" b="9525"/>
                <wp:wrapNone/>
                <wp:docPr id="97" name="文字方塊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3A1383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97" o:spid="_x0000_s1871" type="#_x0000_t202" style="position:absolute;margin-left:84.75pt;margin-top:147pt;width:23.25pt;height:20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" fillcolor="white [3201]" stroked="f" strokeweight=".5pt">
                <v:fill opacity="9252f"/>
                <v:textbox>
                  <w:txbxContent>
                    <w:p w:rsidR="007265C8" w:rsidRDefault="007265C8" w:rsidP="003A1383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6B9449C" wp14:editId="5C89D017">
                <wp:simplePos x="0" y="0"/>
                <wp:positionH relativeFrom="column">
                  <wp:posOffset>685800</wp:posOffset>
                </wp:positionH>
                <wp:positionV relativeFrom="paragraph">
                  <wp:posOffset>485775</wp:posOffset>
                </wp:positionV>
                <wp:extent cx="295275" cy="257175"/>
                <wp:effectExtent l="0" t="0" r="9525" b="9525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872" type="#_x0000_t202" style="position:absolute;margin-left:54pt;margin-top:38.25pt;width:23.25pt;height:20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" fillcolor="white [3201]" stroked="f" strokeweight=".5pt">
                <v:fill opacity="9252f"/>
                <v:textbox>
                  <w:txbxContent>
                    <w:p w:rsidR="007265C8" w:rsidRDefault="007265C8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33437A" w:rsidRPr="00571EA5">
        <w:rPr>
          <w:rFonts w:ascii="Times New Roman" w:eastAsia="新細明體" w:hAnsi="Times New Roman" w:cs="Times New Roman"/>
          <w:noProof/>
          <w:sz w:val="24"/>
          <w:szCs w:val="20"/>
        </w:rPr>
        <w:drawing>
          <wp:inline distT="0" distB="0" distL="0" distR="0" wp14:anchorId="22E5FFCB" wp14:editId="6C92DC98">
            <wp:extent cx="5314575" cy="2712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41" cy="2722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462D" w:rsidRDefault="00C2462D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Pr="003542EF" w:rsidRDefault="0033437A" w:rsidP="0033437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Mathematically show that, for any load Z, there is no current flow in the </w:t>
      </w:r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neutral</w:t>
      </w: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line of the </w:t>
      </w:r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balanced </w:t>
      </w: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three phrase circuit.</w:t>
      </w:r>
    </w:p>
    <w:p w:rsidR="0033437A" w:rsidRDefault="0033437A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Pr="00D11DDC" w:rsidRDefault="007265C8" w:rsidP="007265C8">
      <w:pPr>
        <w:spacing w:after="0" w:line="240" w:lineRule="auto"/>
        <w:ind w:right="120"/>
        <w:jc w:val="right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E95D22F" wp14:editId="44AD294B">
                <wp:simplePos x="0" y="0"/>
                <wp:positionH relativeFrom="column">
                  <wp:posOffset>133350</wp:posOffset>
                </wp:positionH>
                <wp:positionV relativeFrom="paragraph">
                  <wp:posOffset>91440</wp:posOffset>
                </wp:positionV>
                <wp:extent cx="1809750" cy="368935"/>
                <wp:effectExtent l="0" t="0" r="0" b="0"/>
                <wp:wrapNone/>
                <wp:docPr id="193092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7" o:spid="_x0000_s1873" type="#_x0000_t202" style="position:absolute;left:0;text-align:left;margin-left:10.5pt;margin-top:7.2pt;width:142.5pt;height:29.0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a</m:t>
                              </m:r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b</m:t>
                              </m:r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C</m:t>
                              </m:r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Pr="002F5293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7265C8" w:rsidRPr="00EB08B1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7265C8" w:rsidRPr="002F5293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10080" wp14:editId="7FBD2209">
                <wp:simplePos x="0" y="0"/>
                <wp:positionH relativeFrom="column">
                  <wp:posOffset>114300</wp:posOffset>
                </wp:positionH>
                <wp:positionV relativeFrom="paragraph">
                  <wp:posOffset>3810</wp:posOffset>
                </wp:positionV>
                <wp:extent cx="5610225" cy="575945"/>
                <wp:effectExtent l="0" t="0" r="0" b="0"/>
                <wp:wrapNone/>
                <wp:docPr id="193090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575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∠-θ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Tahoma" w:hAnsi="Tahoma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 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120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∘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-θ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240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∘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-θ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874" type="#_x0000_t202" style="position:absolute;margin-left:9pt;margin-top:.3pt;width:441.75pt;height:45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∠-θ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 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120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∘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-θ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240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∘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-θ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Pr="002F5293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7265C8" w:rsidRPr="002F5293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2F5293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</w:t>
      </w:r>
    </w:p>
    <w:p w:rsidR="007265C8" w:rsidRPr="002F5293" w:rsidRDefault="007265C8" w:rsidP="007265C8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B6DD8E2" wp14:editId="70264897">
                <wp:simplePos x="0" y="0"/>
                <wp:positionH relativeFrom="column">
                  <wp:posOffset>133350</wp:posOffset>
                </wp:positionH>
                <wp:positionV relativeFrom="paragraph">
                  <wp:posOffset>7620</wp:posOffset>
                </wp:positionV>
                <wp:extent cx="5981700" cy="569595"/>
                <wp:effectExtent l="0" t="0" r="0" b="0"/>
                <wp:wrapNone/>
                <wp:docPr id="193091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5695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∠-θ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Tahoma" w:hAnsi="Tahoma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 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Z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∠-θ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∠-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120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∘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Z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∠-θ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lang w:eastAsia="zh-HK"/>
                                          </w:rPr>
                                          <m:t>∠-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240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lang w:eastAsia="zh-HK"/>
                                              </w:rPr>
                                              <m:t>∘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2" o:spid="_x0000_s1875" type="#_x0000_t202" style="position:absolute;left:0;text-align:left;margin-left:10.5pt;margin-top:.6pt;width:471pt;height:44.85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∠-θ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 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Z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∠-θ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∠-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120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∘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d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Z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∠-θ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lang w:eastAsia="zh-HK"/>
                                    </w:rPr>
                                    <m:t>∠-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240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lang w:eastAsia="zh-HK"/>
                                        </w:rPr>
                                        <m:t>∘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4B0D517" wp14:editId="1EEBA913">
                <wp:simplePos x="0" y="0"/>
                <wp:positionH relativeFrom="column">
                  <wp:posOffset>227965</wp:posOffset>
                </wp:positionH>
                <wp:positionV relativeFrom="paragraph">
                  <wp:posOffset>34290</wp:posOffset>
                </wp:positionV>
                <wp:extent cx="4810125" cy="575945"/>
                <wp:effectExtent l="0" t="0" r="0" b="0"/>
                <wp:wrapNone/>
                <wp:docPr id="19309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575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∠-θ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Tahoma" w:hAnsi="Tahoma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 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∠-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120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∘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</m:t>
                                        </m:r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∠-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240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∘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3" o:spid="_x0000_s1876" type="#_x0000_t202" style="position:absolute;left:0;text-align:left;margin-left:17.95pt;margin-top:2.7pt;width:378.75pt;height:45.3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∠-θ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 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∠-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120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∘</m:t>
                                      </m:r>
                                    </m:sup>
                                  </m:sSup>
                                </m:e>
                              </m:d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∠-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240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∘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E5AD7C4" wp14:editId="6E1450BE">
                <wp:simplePos x="0" y="0"/>
                <wp:positionH relativeFrom="column">
                  <wp:posOffset>342900</wp:posOffset>
                </wp:positionH>
                <wp:positionV relativeFrom="paragraph">
                  <wp:posOffset>-1905</wp:posOffset>
                </wp:positionV>
                <wp:extent cx="6710680" cy="575945"/>
                <wp:effectExtent l="0" t="0" r="0" b="0"/>
                <wp:wrapNone/>
                <wp:docPr id="19309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0680" cy="575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∠-θ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Tahoma" w:hAnsi="Tahoma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 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1+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  <m:t>120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  <m:t>∘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+jsin(-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120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∘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)</m:t>
                                    </m:r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+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28"/>
                                                <w:szCs w:val="28"/>
                                                <w:lang w:eastAsia="zh-HK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="Cambria Math" w:hAnsi="Cambria Math" w:cstheme="minorBidi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  <m:t>240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="Cambria Math" w:hAnsi="Cambria Math" w:cstheme="minorBidi"/>
                                                    <w:color w:val="000000" w:themeColor="text1"/>
                                                    <w:kern w:val="24"/>
                                                    <w:sz w:val="28"/>
                                                    <w:szCs w:val="28"/>
                                                    <w:lang w:eastAsia="zh-HK"/>
                                                  </w:rPr>
                                                  <m:t>∘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+jsin(-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240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∘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)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4" o:spid="_x0000_s1877" type="#_x0000_t202" style="position:absolute;left:0;text-align:left;margin-left:27pt;margin-top:-.15pt;width:528.4pt;height:45.35pt;z-index:251787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∠-θ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 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1+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  <m:t>120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  <m:t>∘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+jsin(-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120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∘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)</m:t>
                              </m:r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+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kern w:val="24"/>
                                          <w:sz w:val="28"/>
                                          <w:szCs w:val="28"/>
                                          <w:lang w:eastAsia="zh-HK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  <m:t>240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kern w:val="24"/>
                                              <w:sz w:val="28"/>
                                              <w:szCs w:val="28"/>
                                              <w:lang w:eastAsia="zh-HK"/>
                                            </w:rPr>
                                            <m:t>∘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+jsin(-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240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∘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)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360E5B2" wp14:editId="7758C5F6">
                <wp:simplePos x="0" y="0"/>
                <wp:positionH relativeFrom="column">
                  <wp:posOffset>294640</wp:posOffset>
                </wp:positionH>
                <wp:positionV relativeFrom="paragraph">
                  <wp:posOffset>113030</wp:posOffset>
                </wp:positionV>
                <wp:extent cx="5667375" cy="575945"/>
                <wp:effectExtent l="0" t="0" r="0" b="0"/>
                <wp:wrapNone/>
                <wp:docPr id="19309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57594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10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Z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∠-θ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Tahoma" w:hAnsi="Tahoma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 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28"/>
                                            <w:szCs w:val="28"/>
                                            <w:lang w:eastAsia="zh-HK"/>
                                          </w:rPr>
                                          <m:t>-0.5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j(-0.866)+(-0.5)+j(0.866)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28"/>
                                        <w:szCs w:val="28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5" o:spid="_x0000_s1878" type="#_x0000_t202" style="position:absolute;left:0;text-align:left;margin-left:23.2pt;margin-top:8.9pt;width:446.25pt;height:45.3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10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∠-θ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Tahoma" w:hAnsi="Tahoma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 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eastAsia="zh-HK"/>
                                    </w:rPr>
                                    <m:t>-0.5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j(-0.866)+(-0.5)+j(0.866)</m:t>
                              </m:r>
                            </m:e>
                          </m:d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28"/>
                              <w:szCs w:val="28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7265C8" w:rsidRDefault="007265C8" w:rsidP="007265C8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535BDF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AE1973"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7E101BB" wp14:editId="6E0C36B3">
                <wp:simplePos x="0" y="0"/>
                <wp:positionH relativeFrom="column">
                  <wp:posOffset>294640</wp:posOffset>
                </wp:positionH>
                <wp:positionV relativeFrom="paragraph">
                  <wp:posOffset>93345</wp:posOffset>
                </wp:positionV>
                <wp:extent cx="1000125" cy="368935"/>
                <wp:effectExtent l="0" t="0" r="0" b="0"/>
                <wp:wrapNone/>
                <wp:docPr id="19309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7265C8" w:rsidRDefault="00B90437" w:rsidP="007265C8">
                            <w:pPr>
                              <w:pStyle w:val="Web"/>
                              <w:spacing w:before="0" w:beforeAutospacing="0" w:after="0" w:afterAutospacing="0"/>
                              <w:textAlignment w:val="baseline"/>
                              <w:rPr>
                                <w:lang w:eastAsia="zh-HK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lang w:eastAsia="zh-HK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lang w:eastAsia="zh-HK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16" o:spid="_x0000_s1879" type="#_x0000_t202" style="position:absolute;left:0;text-align:left;margin-left:23.2pt;margin-top:7.35pt;width:78.75pt;height:29.0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" filled="f" stroked="f">
                <v:textbox style="mso-fit-shape-to-text:t">
                  <w:txbxContent>
                    <w:p w:rsidR="007265C8" w:rsidRDefault="007265C8" w:rsidP="007265C8">
                      <w:pPr>
                        <w:pStyle w:val="Web"/>
                        <w:spacing w:before="0" w:beforeAutospacing="0" w:after="0" w:afterAutospacing="0"/>
                        <w:textAlignment w:val="baseline"/>
                        <w:rPr>
                          <w:lang w:eastAsia="zh-HK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kern w:val="24"/>
                                  <w:lang w:eastAsia="zh-HK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lang w:eastAsia="zh-HK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lang w:eastAsia="zh-HK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33437A" w:rsidRDefault="0033437A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Pr="001D195F" w:rsidRDefault="0033437A" w:rsidP="001D195F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Pr="00F1193F" w:rsidRDefault="0033437A" w:rsidP="00F1193F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Suppose the load Z </w:t>
      </w:r>
      <w:r w:rsidR="00C2462D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is a connection shown in the above figure</w:t>
      </w: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. Determine the </w:t>
      </w:r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capacitance</w:t>
      </w:r>
      <w:r w:rsidRPr="000F0AD1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C in the connection so that the power factor of Z is 1. </w:t>
      </w:r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(</w:t>
      </w:r>
      <w:proofErr w:type="gramStart"/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i.e</w:t>
      </w:r>
      <w:proofErr w:type="gramEnd"/>
      <w:r w:rsidRPr="000F0AD1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. the AC current of Z is in-phase with the AC voltage of Z.)</w:t>
      </w:r>
    </w:p>
    <w:p w:rsidR="0033437A" w:rsidRDefault="00B90437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188" type="#_x0000_t75" style="position:absolute;left:0;text-align:left;margin-left:6.1pt;margin-top:13.4pt;width:146pt;height:101pt;z-index:251711488;visibility:visible">
            <v:imagedata r:id="rId140" o:title=""/>
          </v:shape>
          <o:OLEObject Type="Embed" ProgID="Equation.3" ShapeID="_x0000_s1188" DrawAspect="Content" ObjectID="_1605773876" r:id="rId141"/>
        </w:pict>
      </w: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B90437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189" type="#_x0000_t75" style="position:absolute;left:0;text-align:left;margin-left:.1pt;margin-top:13.65pt;width:355.95pt;height:139pt;z-index:251712512;visibility:visible">
            <v:imagedata r:id="rId142" o:title=""/>
          </v:shape>
          <o:OLEObject Type="Embed" ProgID="Equation.3" ShapeID="_x0000_s1189" DrawAspect="Content" ObjectID="_1605773877" r:id="rId143"/>
        </w:pict>
      </w: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33437A" w:rsidP="0033437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With the results in (b</w:t>
      </w:r>
      <w:r w:rsidRPr="00905C44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), determine the instantaneous receive power of the load of the whole three phrase circuit.</w:t>
      </w:r>
    </w:p>
    <w:p w:rsidR="00597744" w:rsidRDefault="00597744" w:rsidP="007C7A71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3437A" w:rsidRDefault="00B90437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190" type="#_x0000_t75" style="position:absolute;left:0;text-align:left;margin-left:.1pt;margin-top:3.85pt;width:246pt;height:100pt;z-index:251713536;visibility:visible">
            <v:imagedata r:id="rId144" o:title=""/>
          </v:shape>
          <o:OLEObject Type="Embed" ProgID="Equation.3" ShapeID="_x0000_s1190" DrawAspect="Content" ObjectID="_1605773878" r:id="rId145"/>
        </w:pict>
      </w:r>
    </w:p>
    <w:p w:rsidR="0033437A" w:rsidRPr="00905C44" w:rsidRDefault="0033437A" w:rsidP="0033437A">
      <w:pPr>
        <w:pStyle w:val="a3"/>
        <w:spacing w:after="0" w:line="240" w:lineRule="auto"/>
        <w:ind w:left="360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521074" w:rsidRDefault="00521074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Default="0041365C" w:rsidP="0052217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Given a balanced three-phase circuit shown below with 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angular frequency </w:t>
      </w:r>
      <w:r w:rsidRPr="0041365C">
        <w:rPr>
          <w:rFonts w:ascii="Symbol" w:eastAsia="新細明體" w:hAnsi="Symbol" w:cs="Times New Roman"/>
          <w:sz w:val="24"/>
          <w:szCs w:val="20"/>
          <w:lang w:val="en-GB" w:eastAsia="en-US"/>
        </w:rPr>
        <w:t>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10000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rad/s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,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zh-HK"/>
        </w:rPr>
        <w:t>R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= 1.6k</w:t>
      </w:r>
      <w:r w:rsidRPr="0041365C">
        <w:rPr>
          <w:rFonts w:ascii="Symbol" w:eastAsia="新細明體" w:hAnsi="Symbol" w:cs="Times New Roman"/>
          <w:sz w:val="24"/>
          <w:szCs w:val="20"/>
          <w:lang w:val="en-GB" w:eastAsia="zh-HK"/>
        </w:rPr>
        <w:t>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and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zh-HK"/>
        </w:rPr>
        <w:t>C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= 62.5nF (n = 1</w:t>
      </w:r>
      <w:r w:rsidRPr="0041365C">
        <w:rPr>
          <w:rFonts w:ascii="Calibri" w:hAnsi="Calibri" w:hint="eastAsia"/>
          <w:lang w:val="en-GB" w:eastAsia="zh-HK"/>
        </w:rPr>
        <w:sym w:font="Wingdings 2" w:char="F0CE"/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10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vertAlign w:val="superscript"/>
          <w:lang w:val="en-GB" w:eastAsia="zh-HK"/>
        </w:rPr>
        <w:t>-9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).</w:t>
      </w: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F762F0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464F22" wp14:editId="3E56BE11">
                <wp:simplePos x="0" y="0"/>
                <wp:positionH relativeFrom="column">
                  <wp:posOffset>838200</wp:posOffset>
                </wp:positionH>
                <wp:positionV relativeFrom="paragraph">
                  <wp:posOffset>1362075</wp:posOffset>
                </wp:positionV>
                <wp:extent cx="295275" cy="257175"/>
                <wp:effectExtent l="0" t="0" r="9525" b="9525"/>
                <wp:wrapNone/>
                <wp:docPr id="106" name="文字方塊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6" o:spid="_x0000_s1880" type="#_x0000_t202" style="position:absolute;margin-left:66pt;margin-top:107.25pt;width:23.25pt;height:20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EFC51F" wp14:editId="3F6A0B75">
                <wp:simplePos x="0" y="0"/>
                <wp:positionH relativeFrom="column">
                  <wp:posOffset>381000</wp:posOffset>
                </wp:positionH>
                <wp:positionV relativeFrom="paragraph">
                  <wp:posOffset>1362075</wp:posOffset>
                </wp:positionV>
                <wp:extent cx="295275" cy="257175"/>
                <wp:effectExtent l="0" t="0" r="9525" b="9525"/>
                <wp:wrapNone/>
                <wp:docPr id="107" name="文字方塊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7" o:spid="_x0000_s1881" type="#_x0000_t202" style="position:absolute;margin-left:30pt;margin-top:107.25pt;width:23.25pt;height:20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2A4894" wp14:editId="6E2F087D">
                <wp:simplePos x="0" y="0"/>
                <wp:positionH relativeFrom="column">
                  <wp:posOffset>752475</wp:posOffset>
                </wp:positionH>
                <wp:positionV relativeFrom="paragraph">
                  <wp:posOffset>1028700</wp:posOffset>
                </wp:positionV>
                <wp:extent cx="295275" cy="257175"/>
                <wp:effectExtent l="0" t="0" r="9525" b="9525"/>
                <wp:wrapNone/>
                <wp:docPr id="105" name="文字方塊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5" o:spid="_x0000_s1882" type="#_x0000_t202" style="position:absolute;margin-left:59.25pt;margin-top:81pt;width:23.25pt;height:20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8EBE31B" wp14:editId="3C745F1F">
                <wp:simplePos x="0" y="0"/>
                <wp:positionH relativeFrom="column">
                  <wp:posOffset>-19050</wp:posOffset>
                </wp:positionH>
                <wp:positionV relativeFrom="paragraph">
                  <wp:posOffset>1838325</wp:posOffset>
                </wp:positionV>
                <wp:extent cx="295275" cy="257175"/>
                <wp:effectExtent l="0" t="0" r="9525" b="9525"/>
                <wp:wrapNone/>
                <wp:docPr id="104" name="文字方塊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4" o:spid="_x0000_s1883" type="#_x0000_t202" style="position:absolute;margin-left:-1.5pt;margin-top:144.75pt;width:23.25pt;height:20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5807456" wp14:editId="4BFBC9B4">
                <wp:simplePos x="0" y="0"/>
                <wp:positionH relativeFrom="column">
                  <wp:posOffset>1133475</wp:posOffset>
                </wp:positionH>
                <wp:positionV relativeFrom="paragraph">
                  <wp:posOffset>1914525</wp:posOffset>
                </wp:positionV>
                <wp:extent cx="295275" cy="257175"/>
                <wp:effectExtent l="0" t="0" r="9525" b="9525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3" o:spid="_x0000_s1884" type="#_x0000_t202" style="position:absolute;margin-left:89.25pt;margin-top:150.75pt;width:23.25pt;height:20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A021A8" wp14:editId="33380FB6">
                <wp:simplePos x="0" y="0"/>
                <wp:positionH relativeFrom="column">
                  <wp:posOffset>752475</wp:posOffset>
                </wp:positionH>
                <wp:positionV relativeFrom="paragraph">
                  <wp:posOffset>495300</wp:posOffset>
                </wp:positionV>
                <wp:extent cx="295275" cy="257175"/>
                <wp:effectExtent l="0" t="0" r="9525" b="9525"/>
                <wp:wrapNone/>
                <wp:docPr id="102" name="文字方塊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4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65C8" w:rsidRDefault="007265C8" w:rsidP="00F762F0">
                            <w:pPr>
                              <w:rPr>
                                <w:lang w:eastAsia="zh-HK"/>
                              </w:rPr>
                            </w:pPr>
                            <w:r>
                              <w:rPr>
                                <w:rFonts w:hint="eastAsia"/>
                                <w:lang w:eastAsia="zh-HK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02" o:spid="_x0000_s1885" type="#_x0000_t202" style="position:absolute;margin-left:59.25pt;margin-top:39pt;width:23.25pt;height:20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" fillcolor="white [3201]" stroked="f" strokeweight=".5pt">
                <v:fill opacity="9252f"/>
                <v:textbox>
                  <w:txbxContent>
                    <w:p w:rsidR="007265C8" w:rsidRDefault="007265C8" w:rsidP="00F762F0">
                      <w:pPr>
                        <w:rPr>
                          <w:rFonts w:hint="eastAsia"/>
                          <w:lang w:eastAsia="zh-HK"/>
                        </w:rPr>
                      </w:pPr>
                      <w:r>
                        <w:rPr>
                          <w:rFonts w:hint="eastAsia"/>
                          <w:lang w:eastAsia="zh-HK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1365C" w:rsidRPr="0041365C">
        <w:rPr>
          <w:rFonts w:ascii="Times New Roman" w:eastAsia="新細明體" w:hAnsi="Times New Roman" w:cs="Times New Roman"/>
          <w:noProof/>
          <w:sz w:val="24"/>
          <w:szCs w:val="20"/>
        </w:rPr>
        <w:drawing>
          <wp:inline distT="0" distB="0" distL="0" distR="0" wp14:anchorId="123C0232" wp14:editId="232CF682">
            <wp:extent cx="4302418" cy="3023127"/>
            <wp:effectExtent l="0" t="0" r="0" b="63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11" cy="3025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3A1383" w:rsidRPr="0041365C" w:rsidRDefault="003A1383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Find the current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I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1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,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I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2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and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en-US"/>
        </w:rPr>
        <w:t>I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en-US"/>
        </w:rPr>
        <w:t>3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in time domain form.</w:t>
      </w:r>
    </w:p>
    <w:p w:rsidR="0041365C" w:rsidRPr="0041365C" w:rsidRDefault="00B90437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2" type="#_x0000_t75" style="position:absolute;left:0;text-align:left;margin-left:-.6pt;margin-top:.3pt;width:370pt;height:157pt;z-index:251729920;visibility:visible">
            <v:imagedata r:id="rId147" o:title=""/>
          </v:shape>
          <o:OLEObject Type="Embed" ProgID="Equation.3" ShapeID="_x0000_s1332" DrawAspect="Content" ObjectID="_1605773879" r:id="rId148"/>
        </w:pict>
      </w: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numPr>
          <w:ilvl w:val="0"/>
          <w:numId w:val="19"/>
        </w:numPr>
        <w:spacing w:after="0" w:line="240" w:lineRule="auto"/>
        <w:jc w:val="both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Now 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we add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an 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inductor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 xml:space="preserve"> 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with inductance L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parallel to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zh-HK"/>
        </w:rPr>
        <w:t>the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4k</w:t>
      </w:r>
      <w:r w:rsidRPr="0041365C">
        <w:rPr>
          <w:rFonts w:ascii="Symbol" w:eastAsia="新細明體" w:hAnsi="Symbol" w:cs="Times New Roman"/>
          <w:sz w:val="24"/>
          <w:szCs w:val="20"/>
          <w:lang w:val="en-GB" w:eastAsia="en-US"/>
        </w:rPr>
        <w:t>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resistor in each phase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.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Determine 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 xml:space="preserve">inductance 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L so that the power factor of the effect</w:t>
      </w: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ive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load experienced by each AC voltage source in each phase is 1.</w:t>
      </w: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B90437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3" type="#_x0000_t75" style="position:absolute;margin-left:3.4pt;margin-top:5.45pt;width:366pt;height:91pt;z-index:251730944;visibility:visible">
            <v:imagedata r:id="rId149" o:title=""/>
          </v:shape>
          <o:OLEObject Type="Embed" ProgID="Equation.3" ShapeID="_x0000_s1333" DrawAspect="Content" ObjectID="_1605773880" r:id="rId150"/>
        </w:pic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As it is required that </w:t>
      </w:r>
      <w:proofErr w:type="spellStart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Zeq</w:t>
      </w:r>
      <w:proofErr w:type="spellEnd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is a resistor, so we have</w:t>
      </w:r>
    </w:p>
    <w:p w:rsidR="00597744" w:rsidRDefault="00597744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B90437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4" type="#_x0000_t75" style="position:absolute;margin-left:2.65pt;margin-top:11pt;width:142pt;height:110pt;z-index:251731968;visibility:visible">
            <v:imagedata r:id="rId151" o:title=""/>
          </v:shape>
          <o:OLEObject Type="Embed" ProgID="Equation.3" ShapeID="_x0000_s1334" DrawAspect="Content" ObjectID="_1605773881" r:id="rId152"/>
        </w:pic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numPr>
          <w:ilvl w:val="0"/>
          <w:numId w:val="19"/>
        </w:num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 w:hint="eastAsia"/>
          <w:sz w:val="24"/>
          <w:szCs w:val="20"/>
          <w:lang w:val="en-GB" w:eastAsia="zh-HK"/>
        </w:rPr>
        <w:t>D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etermine the AC current </w:t>
      </w:r>
      <w:r w:rsidRPr="0041365C">
        <w:rPr>
          <w:rFonts w:ascii="Calibri" w:eastAsia="新細明體" w:hAnsi="Calibri" w:cs="Times New Roman"/>
          <w:sz w:val="24"/>
          <w:szCs w:val="20"/>
          <w:lang w:val="en-GB" w:eastAsia="zh-HK"/>
        </w:rPr>
        <w:t>I</w:t>
      </w:r>
      <w:r w:rsidRPr="0041365C">
        <w:rPr>
          <w:rFonts w:ascii="Calibri" w:eastAsia="新細明體" w:hAnsi="Calibri" w:cs="Times New Roman"/>
          <w:sz w:val="24"/>
          <w:szCs w:val="20"/>
          <w:vertAlign w:val="subscript"/>
          <w:lang w:val="en-GB" w:eastAsia="zh-HK"/>
        </w:rPr>
        <w:t>1</w:t>
      </w: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based on the result in (b).</w:t>
      </w:r>
    </w:p>
    <w:p w:rsidR="0041365C" w:rsidRPr="0041365C" w:rsidRDefault="00B90437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5" type="#_x0000_t75" style="position:absolute;margin-left:2.65pt;margin-top:12.2pt;width:240pt;height:36pt;z-index:251732992;visibility:visible">
            <v:imagedata r:id="rId153" o:title=""/>
          </v:shape>
          <o:OLEObject Type="Embed" ProgID="Equation.3" ShapeID="_x0000_s1335" DrawAspect="Content" ObjectID="_1605773882" r:id="rId154"/>
        </w:pic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A359F0" w:rsidRPr="0041365C" w:rsidRDefault="00A359F0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When L = 0.8H, </w:t>
      </w:r>
      <w:proofErr w:type="spellStart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Z</w:t>
      </w:r>
      <w:r w:rsidRPr="0041365C">
        <w:rPr>
          <w:rFonts w:ascii="Times New Roman" w:eastAsia="新細明體" w:hAnsi="Times New Roman" w:cs="Times New Roman"/>
          <w:sz w:val="24"/>
          <w:szCs w:val="20"/>
          <w:vertAlign w:val="subscript"/>
          <w:lang w:val="en-GB" w:eastAsia="en-US"/>
        </w:rPr>
        <w:t>eq</w:t>
      </w:r>
      <w:proofErr w:type="spellEnd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4800</w:t>
      </w:r>
      <w:r w:rsidRPr="0041365C">
        <w:rPr>
          <w:rFonts w:ascii="Symbol" w:eastAsia="新細明體" w:hAnsi="Symbol" w:cs="Times New Roman"/>
          <w:sz w:val="24"/>
          <w:szCs w:val="20"/>
          <w:lang w:val="en-GB" w:eastAsia="en-US"/>
        </w:rPr>
        <w:t></w:t>
      </w:r>
    </w:p>
    <w:p w:rsidR="0041365C" w:rsidRPr="0041365C" w:rsidRDefault="00B90437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6" type="#_x0000_t75" style="position:absolute;margin-left:-2.6pt;margin-top:9.95pt;width:202pt;height:33pt;z-index:251734016;visibility:visible">
            <v:imagedata r:id="rId155" o:title=""/>
          </v:shape>
          <o:OLEObject Type="Embed" ProgID="Equation.3" ShapeID="_x0000_s1336" DrawAspect="Content" ObjectID="_1605773883" r:id="rId156"/>
        </w:pict>
      </w: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</w:p>
    <w:p w:rsidR="0041365C" w:rsidRPr="0041365C" w:rsidRDefault="0041365C" w:rsidP="0041365C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en-US"/>
        </w:rPr>
      </w:pPr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When L = 0.2H, </w:t>
      </w:r>
      <w:proofErr w:type="spellStart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>Z</w:t>
      </w:r>
      <w:r w:rsidRPr="0041365C">
        <w:rPr>
          <w:rFonts w:ascii="Times New Roman" w:eastAsia="新細明體" w:hAnsi="Times New Roman" w:cs="Times New Roman"/>
          <w:sz w:val="24"/>
          <w:szCs w:val="20"/>
          <w:vertAlign w:val="subscript"/>
          <w:lang w:val="en-GB" w:eastAsia="en-US"/>
        </w:rPr>
        <w:t>eq</w:t>
      </w:r>
      <w:proofErr w:type="spellEnd"/>
      <w:r w:rsidRPr="0041365C">
        <w:rPr>
          <w:rFonts w:ascii="Times New Roman" w:eastAsia="新細明體" w:hAnsi="Times New Roman" w:cs="Times New Roman"/>
          <w:sz w:val="24"/>
          <w:szCs w:val="20"/>
          <w:lang w:val="en-GB" w:eastAsia="en-US"/>
        </w:rPr>
        <w:t xml:space="preserve"> = 2400</w:t>
      </w:r>
      <w:r w:rsidRPr="0041365C">
        <w:rPr>
          <w:rFonts w:ascii="Symbol" w:eastAsia="新細明體" w:hAnsi="Symbol" w:cs="Times New Roman"/>
          <w:sz w:val="24"/>
          <w:szCs w:val="20"/>
          <w:lang w:val="en-GB" w:eastAsia="en-US"/>
        </w:rPr>
        <w:t></w:t>
      </w:r>
    </w:p>
    <w:p w:rsidR="0041365C" w:rsidRPr="0041365C" w:rsidRDefault="00B90437" w:rsidP="00522179">
      <w:pPr>
        <w:spacing w:after="0" w:line="240" w:lineRule="auto"/>
        <w:rPr>
          <w:rFonts w:ascii="Times New Roman" w:eastAsia="新細明體" w:hAnsi="Times New Roman" w:cs="Times New Roman"/>
          <w:sz w:val="24"/>
          <w:szCs w:val="20"/>
          <w:lang w:val="en-GB" w:eastAsia="zh-HK"/>
        </w:rPr>
      </w:pPr>
      <w:r>
        <w:rPr>
          <w:rFonts w:ascii="Times New Roman" w:eastAsia="新細明體" w:hAnsi="Times New Roman" w:cs="Times New Roman"/>
          <w:noProof/>
          <w:sz w:val="24"/>
          <w:szCs w:val="20"/>
        </w:rPr>
        <w:pict>
          <v:shape id="_x0000_s1337" type="#_x0000_t75" style="position:absolute;margin-left:1.15pt;margin-top:11.95pt;width:202pt;height:33pt;z-index:251735040;visibility:visible">
            <v:imagedata r:id="rId157" o:title=""/>
          </v:shape>
          <o:OLEObject Type="Embed" ProgID="Equation.3" ShapeID="_x0000_s1337" DrawAspect="Content" ObjectID="_1605773884" r:id="rId158"/>
        </w:pict>
      </w:r>
    </w:p>
    <w:sectPr w:rsidR="0041365C" w:rsidRPr="00413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437" w:rsidRDefault="00B90437" w:rsidP="002D4308">
      <w:pPr>
        <w:spacing w:after="0" w:line="240" w:lineRule="auto"/>
      </w:pPr>
      <w:r>
        <w:separator/>
      </w:r>
    </w:p>
  </w:endnote>
  <w:endnote w:type="continuationSeparator" w:id="0">
    <w:p w:rsidR="00B90437" w:rsidRDefault="00B90437" w:rsidP="002D4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 Set SWA">
    <w:altName w:val="Symbol"/>
    <w:panose1 w:val="00000000000000000000"/>
    <w:charset w:val="02"/>
    <w:family w:val="roman"/>
    <w:notTrueType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437" w:rsidRDefault="00B90437" w:rsidP="002D4308">
      <w:pPr>
        <w:spacing w:after="0" w:line="240" w:lineRule="auto"/>
      </w:pPr>
      <w:r>
        <w:separator/>
      </w:r>
    </w:p>
  </w:footnote>
  <w:footnote w:type="continuationSeparator" w:id="0">
    <w:p w:rsidR="00B90437" w:rsidRDefault="00B90437" w:rsidP="002D4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A0633"/>
    <w:multiLevelType w:val="hybridMultilevel"/>
    <w:tmpl w:val="27F2F982"/>
    <w:lvl w:ilvl="0" w:tplc="4F8AAF72">
      <w:start w:val="14"/>
      <w:numFmt w:val="decimal"/>
      <w:lvlText w:val="%1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4282D32"/>
    <w:multiLevelType w:val="hybridMultilevel"/>
    <w:tmpl w:val="69624D10"/>
    <w:lvl w:ilvl="0" w:tplc="13C0EC3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D81A13"/>
    <w:multiLevelType w:val="hybridMultilevel"/>
    <w:tmpl w:val="FB487C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841594B"/>
    <w:multiLevelType w:val="hybridMultilevel"/>
    <w:tmpl w:val="37CCE47A"/>
    <w:lvl w:ilvl="0" w:tplc="EDEC11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E6090E"/>
    <w:multiLevelType w:val="hybridMultilevel"/>
    <w:tmpl w:val="F8B00638"/>
    <w:lvl w:ilvl="0" w:tplc="077A1B9A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FE008DB"/>
    <w:multiLevelType w:val="hybridMultilevel"/>
    <w:tmpl w:val="30B0224A"/>
    <w:lvl w:ilvl="0" w:tplc="E26A8ECE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1783139"/>
    <w:multiLevelType w:val="hybridMultilevel"/>
    <w:tmpl w:val="5E2EA454"/>
    <w:lvl w:ilvl="0" w:tplc="04090011">
      <w:start w:val="9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9126E"/>
    <w:multiLevelType w:val="hybridMultilevel"/>
    <w:tmpl w:val="0E74F7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EC753F5"/>
    <w:multiLevelType w:val="hybridMultilevel"/>
    <w:tmpl w:val="E6167F7E"/>
    <w:lvl w:ilvl="0" w:tplc="3E76B68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FFC18C6"/>
    <w:multiLevelType w:val="hybridMultilevel"/>
    <w:tmpl w:val="8ADA6E42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>
    <w:nsid w:val="38E2699D"/>
    <w:multiLevelType w:val="hybridMultilevel"/>
    <w:tmpl w:val="0748D4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0714400"/>
    <w:multiLevelType w:val="hybridMultilevel"/>
    <w:tmpl w:val="134A39CE"/>
    <w:lvl w:ilvl="0" w:tplc="077A1B9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0A46E61"/>
    <w:multiLevelType w:val="hybridMultilevel"/>
    <w:tmpl w:val="6A28DBD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10840F4"/>
    <w:multiLevelType w:val="hybridMultilevel"/>
    <w:tmpl w:val="EBB89F6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622A1EC9"/>
    <w:multiLevelType w:val="hybridMultilevel"/>
    <w:tmpl w:val="EC74D1DE"/>
    <w:lvl w:ilvl="0" w:tplc="E26A8ECE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64F66D3B"/>
    <w:multiLevelType w:val="hybridMultilevel"/>
    <w:tmpl w:val="2B1AE404"/>
    <w:lvl w:ilvl="0" w:tplc="2C786CF6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6824484"/>
    <w:multiLevelType w:val="hybridMultilevel"/>
    <w:tmpl w:val="BCC093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9EA1244"/>
    <w:multiLevelType w:val="hybridMultilevel"/>
    <w:tmpl w:val="8416E3A2"/>
    <w:lvl w:ilvl="0" w:tplc="4498F3F0">
      <w:start w:val="1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BD8050B"/>
    <w:multiLevelType w:val="hybridMultilevel"/>
    <w:tmpl w:val="3578A2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1854AF2"/>
    <w:multiLevelType w:val="singleLevel"/>
    <w:tmpl w:val="EA52F46E"/>
    <w:lvl w:ilvl="0">
      <w:start w:val="8"/>
      <w:numFmt w:val="bullet"/>
      <w:lvlText w:val="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num w:numId="1">
    <w:abstractNumId w:val="14"/>
  </w:num>
  <w:num w:numId="2">
    <w:abstractNumId w:val="11"/>
  </w:num>
  <w:num w:numId="3">
    <w:abstractNumId w:val="19"/>
  </w:num>
  <w:num w:numId="4">
    <w:abstractNumId w:val="6"/>
  </w:num>
  <w:num w:numId="5">
    <w:abstractNumId w:val="4"/>
  </w:num>
  <w:num w:numId="6">
    <w:abstractNumId w:val="15"/>
  </w:num>
  <w:num w:numId="7">
    <w:abstractNumId w:val="3"/>
  </w:num>
  <w:num w:numId="8">
    <w:abstractNumId w:val="17"/>
  </w:num>
  <w:num w:numId="9">
    <w:abstractNumId w:val="9"/>
  </w:num>
  <w:num w:numId="10">
    <w:abstractNumId w:val="12"/>
  </w:num>
  <w:num w:numId="11">
    <w:abstractNumId w:val="16"/>
  </w:num>
  <w:num w:numId="12">
    <w:abstractNumId w:val="0"/>
  </w:num>
  <w:num w:numId="13">
    <w:abstractNumId w:val="7"/>
  </w:num>
  <w:num w:numId="14">
    <w:abstractNumId w:val="8"/>
  </w:num>
  <w:num w:numId="15">
    <w:abstractNumId w:val="18"/>
  </w:num>
  <w:num w:numId="16">
    <w:abstractNumId w:val="2"/>
  </w:num>
  <w:num w:numId="17">
    <w:abstractNumId w:val="1"/>
  </w:num>
  <w:num w:numId="18">
    <w:abstractNumId w:val="5"/>
  </w:num>
  <w:num w:numId="19">
    <w:abstractNumId w:val="13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044"/>
    <w:rsid w:val="00007C98"/>
    <w:rsid w:val="0002576C"/>
    <w:rsid w:val="0009561F"/>
    <w:rsid w:val="000C6B86"/>
    <w:rsid w:val="00101B11"/>
    <w:rsid w:val="00121EBB"/>
    <w:rsid w:val="00143083"/>
    <w:rsid w:val="001A7CD2"/>
    <w:rsid w:val="001C0C8A"/>
    <w:rsid w:val="001D195F"/>
    <w:rsid w:val="002769EF"/>
    <w:rsid w:val="002908EB"/>
    <w:rsid w:val="002B3AA9"/>
    <w:rsid w:val="002B4C61"/>
    <w:rsid w:val="002D18A5"/>
    <w:rsid w:val="002D4308"/>
    <w:rsid w:val="002F1C33"/>
    <w:rsid w:val="00332FFB"/>
    <w:rsid w:val="0033437A"/>
    <w:rsid w:val="00364973"/>
    <w:rsid w:val="003A1231"/>
    <w:rsid w:val="003A1383"/>
    <w:rsid w:val="003A3817"/>
    <w:rsid w:val="003E6F8B"/>
    <w:rsid w:val="0041365C"/>
    <w:rsid w:val="00451F8A"/>
    <w:rsid w:val="00480483"/>
    <w:rsid w:val="004E6091"/>
    <w:rsid w:val="00521074"/>
    <w:rsid w:val="00522179"/>
    <w:rsid w:val="00531188"/>
    <w:rsid w:val="00535BDF"/>
    <w:rsid w:val="00536273"/>
    <w:rsid w:val="0054327F"/>
    <w:rsid w:val="005505B5"/>
    <w:rsid w:val="00557FD0"/>
    <w:rsid w:val="00562AAA"/>
    <w:rsid w:val="00583887"/>
    <w:rsid w:val="00591CF8"/>
    <w:rsid w:val="00597744"/>
    <w:rsid w:val="005A1FC9"/>
    <w:rsid w:val="005D14F6"/>
    <w:rsid w:val="006076BA"/>
    <w:rsid w:val="0061046F"/>
    <w:rsid w:val="0062020F"/>
    <w:rsid w:val="00624156"/>
    <w:rsid w:val="00627BEF"/>
    <w:rsid w:val="006B1E00"/>
    <w:rsid w:val="00714B38"/>
    <w:rsid w:val="00714FBD"/>
    <w:rsid w:val="007265C8"/>
    <w:rsid w:val="007465B0"/>
    <w:rsid w:val="00757044"/>
    <w:rsid w:val="007853AE"/>
    <w:rsid w:val="00795346"/>
    <w:rsid w:val="007B1385"/>
    <w:rsid w:val="007C7A71"/>
    <w:rsid w:val="00847ADC"/>
    <w:rsid w:val="00876EA0"/>
    <w:rsid w:val="009A4DBC"/>
    <w:rsid w:val="009B1F0B"/>
    <w:rsid w:val="009D25E0"/>
    <w:rsid w:val="00A20BFF"/>
    <w:rsid w:val="00A22F73"/>
    <w:rsid w:val="00A243A2"/>
    <w:rsid w:val="00A359F0"/>
    <w:rsid w:val="00A37399"/>
    <w:rsid w:val="00A56C6F"/>
    <w:rsid w:val="00A920BC"/>
    <w:rsid w:val="00AA00B3"/>
    <w:rsid w:val="00AB11D4"/>
    <w:rsid w:val="00AB350F"/>
    <w:rsid w:val="00AD697E"/>
    <w:rsid w:val="00B21EE4"/>
    <w:rsid w:val="00B4645B"/>
    <w:rsid w:val="00B46BFF"/>
    <w:rsid w:val="00B62382"/>
    <w:rsid w:val="00B727F2"/>
    <w:rsid w:val="00B90437"/>
    <w:rsid w:val="00C242D2"/>
    <w:rsid w:val="00C2462D"/>
    <w:rsid w:val="00C908FF"/>
    <w:rsid w:val="00C969B2"/>
    <w:rsid w:val="00CC4CBE"/>
    <w:rsid w:val="00D16069"/>
    <w:rsid w:val="00D160E2"/>
    <w:rsid w:val="00D619CF"/>
    <w:rsid w:val="00D73BF9"/>
    <w:rsid w:val="00D92E3A"/>
    <w:rsid w:val="00D95E42"/>
    <w:rsid w:val="00DC29C0"/>
    <w:rsid w:val="00DD0203"/>
    <w:rsid w:val="00E21507"/>
    <w:rsid w:val="00E60CE9"/>
    <w:rsid w:val="00E6750D"/>
    <w:rsid w:val="00E868FC"/>
    <w:rsid w:val="00EC082C"/>
    <w:rsid w:val="00F0121A"/>
    <w:rsid w:val="00F1193F"/>
    <w:rsid w:val="00F21D56"/>
    <w:rsid w:val="00F556F8"/>
    <w:rsid w:val="00F63303"/>
    <w:rsid w:val="00F762F0"/>
    <w:rsid w:val="00FB1091"/>
    <w:rsid w:val="00FC1889"/>
    <w:rsid w:val="00FC1E9B"/>
    <w:rsid w:val="00FD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1C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AB350F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4">
    <w:name w:val="heading 4"/>
    <w:basedOn w:val="a"/>
    <w:next w:val="a"/>
    <w:link w:val="40"/>
    <w:uiPriority w:val="99"/>
    <w:qFormat/>
    <w:rsid w:val="00AB350F"/>
    <w:pPr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5">
    <w:name w:val="heading 5"/>
    <w:basedOn w:val="a"/>
    <w:next w:val="a"/>
    <w:link w:val="50"/>
    <w:uiPriority w:val="99"/>
    <w:qFormat/>
    <w:rsid w:val="00AB350F"/>
    <w:pPr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F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註解方塊文字 字元"/>
    <w:basedOn w:val="a0"/>
    <w:link w:val="a4"/>
    <w:uiPriority w:val="99"/>
    <w:semiHidden/>
    <w:rsid w:val="002F1C33"/>
    <w:rPr>
      <w:rFonts w:ascii="Tahoma" w:hAnsi="Tahoma" w:cs="Tahoma"/>
      <w:sz w:val="16"/>
      <w:szCs w:val="16"/>
    </w:rPr>
  </w:style>
  <w:style w:type="character" w:customStyle="1" w:styleId="10">
    <w:name w:val="標題 1 字元"/>
    <w:basedOn w:val="a0"/>
    <w:link w:val="1"/>
    <w:uiPriority w:val="9"/>
    <w:rsid w:val="002F1C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customStyle="1" w:styleId="40">
    <w:name w:val="標題 4 字元"/>
    <w:basedOn w:val="a0"/>
    <w:link w:val="4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customStyle="1" w:styleId="50">
    <w:name w:val="標題 5 字元"/>
    <w:basedOn w:val="a0"/>
    <w:link w:val="5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a6">
    <w:name w:val="Plain Text"/>
    <w:basedOn w:val="a"/>
    <w:link w:val="a7"/>
    <w:rsid w:val="00451F8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a7">
    <w:name w:val="純文字 字元"/>
    <w:basedOn w:val="a0"/>
    <w:link w:val="a6"/>
    <w:uiPriority w:val="99"/>
    <w:rsid w:val="00451F8A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a8">
    <w:name w:val="header"/>
    <w:basedOn w:val="a"/>
    <w:link w:val="a9"/>
    <w:uiPriority w:val="99"/>
    <w:unhideWhenUsed/>
    <w:rsid w:val="002D43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D4308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D43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D4308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265C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1C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AB350F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4">
    <w:name w:val="heading 4"/>
    <w:basedOn w:val="a"/>
    <w:next w:val="a"/>
    <w:link w:val="40"/>
    <w:uiPriority w:val="99"/>
    <w:qFormat/>
    <w:rsid w:val="00AB350F"/>
    <w:pPr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5">
    <w:name w:val="heading 5"/>
    <w:basedOn w:val="a"/>
    <w:next w:val="a"/>
    <w:link w:val="50"/>
    <w:uiPriority w:val="99"/>
    <w:qFormat/>
    <w:rsid w:val="00AB350F"/>
    <w:pPr>
      <w:spacing w:after="0" w:line="240" w:lineRule="auto"/>
      <w:jc w:val="right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F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F1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註解方塊文字 字元"/>
    <w:basedOn w:val="a0"/>
    <w:link w:val="a4"/>
    <w:uiPriority w:val="99"/>
    <w:semiHidden/>
    <w:rsid w:val="002F1C33"/>
    <w:rPr>
      <w:rFonts w:ascii="Tahoma" w:hAnsi="Tahoma" w:cs="Tahoma"/>
      <w:sz w:val="16"/>
      <w:szCs w:val="16"/>
    </w:rPr>
  </w:style>
  <w:style w:type="character" w:customStyle="1" w:styleId="10">
    <w:name w:val="標題 1 字元"/>
    <w:basedOn w:val="a0"/>
    <w:link w:val="1"/>
    <w:uiPriority w:val="9"/>
    <w:rsid w:val="002F1C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customStyle="1" w:styleId="40">
    <w:name w:val="標題 4 字元"/>
    <w:basedOn w:val="a0"/>
    <w:link w:val="4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character" w:customStyle="1" w:styleId="50">
    <w:name w:val="標題 5 字元"/>
    <w:basedOn w:val="a0"/>
    <w:link w:val="5"/>
    <w:uiPriority w:val="99"/>
    <w:rsid w:val="00AB350F"/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styleId="a6">
    <w:name w:val="Plain Text"/>
    <w:basedOn w:val="a"/>
    <w:link w:val="a7"/>
    <w:rsid w:val="00451F8A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a7">
    <w:name w:val="純文字 字元"/>
    <w:basedOn w:val="a0"/>
    <w:link w:val="a6"/>
    <w:uiPriority w:val="99"/>
    <w:rsid w:val="00451F8A"/>
    <w:rPr>
      <w:rFonts w:ascii="Courier New" w:eastAsia="Times New Roman" w:hAnsi="Courier New" w:cs="Courier New"/>
      <w:sz w:val="20"/>
      <w:szCs w:val="20"/>
      <w:lang w:eastAsia="en-US"/>
    </w:rPr>
  </w:style>
  <w:style w:type="paragraph" w:styleId="a8">
    <w:name w:val="header"/>
    <w:basedOn w:val="a"/>
    <w:link w:val="a9"/>
    <w:uiPriority w:val="99"/>
    <w:unhideWhenUsed/>
    <w:rsid w:val="002D43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D4308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D43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D4308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7265C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wmf"/><Relationship Id="rId21" Type="http://schemas.openxmlformats.org/officeDocument/2006/relationships/image" Target="media/image12.wmf"/><Relationship Id="rId42" Type="http://schemas.openxmlformats.org/officeDocument/2006/relationships/image" Target="media/image23.wmf"/><Relationship Id="rId63" Type="http://schemas.openxmlformats.org/officeDocument/2006/relationships/image" Target="media/image36.png"/><Relationship Id="rId84" Type="http://schemas.openxmlformats.org/officeDocument/2006/relationships/image" Target="media/image48.wmf"/><Relationship Id="rId138" Type="http://schemas.openxmlformats.org/officeDocument/2006/relationships/oleObject" Target="embeddings/oleObject52.bin"/><Relationship Id="rId159" Type="http://schemas.openxmlformats.org/officeDocument/2006/relationships/fontTable" Target="fontTable.xml"/><Relationship Id="rId107" Type="http://schemas.openxmlformats.org/officeDocument/2006/relationships/oleObject" Target="embeddings/oleObject39.bin"/><Relationship Id="rId11" Type="http://schemas.openxmlformats.org/officeDocument/2006/relationships/image" Target="media/image3.wmf"/><Relationship Id="rId32" Type="http://schemas.openxmlformats.org/officeDocument/2006/relationships/oleObject" Target="embeddings/oleObject8.bin"/><Relationship Id="rId53" Type="http://schemas.openxmlformats.org/officeDocument/2006/relationships/image" Target="media/image31.wmf"/><Relationship Id="rId74" Type="http://schemas.openxmlformats.org/officeDocument/2006/relationships/oleObject" Target="embeddings/oleObject25.bin"/><Relationship Id="rId128" Type="http://schemas.openxmlformats.org/officeDocument/2006/relationships/image" Target="media/image72.wmf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4.bin"/><Relationship Id="rId160" Type="http://schemas.openxmlformats.org/officeDocument/2006/relationships/theme" Target="theme/theme1.xml"/><Relationship Id="rId22" Type="http://schemas.openxmlformats.org/officeDocument/2006/relationships/oleObject" Target="embeddings/oleObject3.bin"/><Relationship Id="rId43" Type="http://schemas.openxmlformats.org/officeDocument/2006/relationships/oleObject" Target="embeddings/oleObject13.bin"/><Relationship Id="rId64" Type="http://schemas.openxmlformats.org/officeDocument/2006/relationships/oleObject" Target="embeddings/oleObject21.bin"/><Relationship Id="rId118" Type="http://schemas.openxmlformats.org/officeDocument/2006/relationships/oleObject" Target="embeddings/oleObject44.bin"/><Relationship Id="rId139" Type="http://schemas.openxmlformats.org/officeDocument/2006/relationships/image" Target="media/image78.png"/><Relationship Id="rId80" Type="http://schemas.openxmlformats.org/officeDocument/2006/relationships/oleObject" Target="embeddings/oleObject28.bin"/><Relationship Id="rId85" Type="http://schemas.openxmlformats.org/officeDocument/2006/relationships/oleObject" Target="embeddings/oleObject30.bin"/><Relationship Id="rId150" Type="http://schemas.openxmlformats.org/officeDocument/2006/relationships/oleObject" Target="embeddings/oleObject57.bin"/><Relationship Id="rId155" Type="http://schemas.openxmlformats.org/officeDocument/2006/relationships/image" Target="media/image87.wmf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33" Type="http://schemas.openxmlformats.org/officeDocument/2006/relationships/image" Target="media/image18.wmf"/><Relationship Id="rId38" Type="http://schemas.openxmlformats.org/officeDocument/2006/relationships/oleObject" Target="embeddings/oleObject11.bin"/><Relationship Id="rId59" Type="http://schemas.openxmlformats.org/officeDocument/2006/relationships/image" Target="media/image34.wmf"/><Relationship Id="rId103" Type="http://schemas.openxmlformats.org/officeDocument/2006/relationships/image" Target="media/image58.jpeg"/><Relationship Id="rId108" Type="http://schemas.openxmlformats.org/officeDocument/2006/relationships/image" Target="media/image61.png"/><Relationship Id="rId124" Type="http://schemas.openxmlformats.org/officeDocument/2006/relationships/image" Target="media/image70.wmf"/><Relationship Id="rId129" Type="http://schemas.openxmlformats.org/officeDocument/2006/relationships/oleObject" Target="embeddings/oleObject48.bin"/><Relationship Id="rId54" Type="http://schemas.openxmlformats.org/officeDocument/2006/relationships/oleObject" Target="embeddings/oleObject16.bin"/><Relationship Id="rId70" Type="http://schemas.openxmlformats.org/officeDocument/2006/relationships/image" Target="media/image40.png"/><Relationship Id="rId75" Type="http://schemas.openxmlformats.org/officeDocument/2006/relationships/image" Target="media/image43.wmf"/><Relationship Id="rId91" Type="http://schemas.openxmlformats.org/officeDocument/2006/relationships/oleObject" Target="embeddings/oleObject32.bin"/><Relationship Id="rId96" Type="http://schemas.openxmlformats.org/officeDocument/2006/relationships/image" Target="media/image54.wmf"/><Relationship Id="rId140" Type="http://schemas.openxmlformats.org/officeDocument/2006/relationships/image" Target="media/image79.wmf"/><Relationship Id="rId145" Type="http://schemas.openxmlformats.org/officeDocument/2006/relationships/oleObject" Target="embeddings/oleObject5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23" Type="http://schemas.openxmlformats.org/officeDocument/2006/relationships/image" Target="media/image13.wmf"/><Relationship Id="rId28" Type="http://schemas.openxmlformats.org/officeDocument/2006/relationships/oleObject" Target="embeddings/oleObject6.bin"/><Relationship Id="rId49" Type="http://schemas.openxmlformats.org/officeDocument/2006/relationships/image" Target="media/image28.emf"/><Relationship Id="rId114" Type="http://schemas.openxmlformats.org/officeDocument/2006/relationships/oleObject" Target="embeddings/oleObject42.bin"/><Relationship Id="rId119" Type="http://schemas.openxmlformats.org/officeDocument/2006/relationships/image" Target="media/image67.wmf"/><Relationship Id="rId44" Type="http://schemas.openxmlformats.org/officeDocument/2006/relationships/image" Target="media/image24.wmf"/><Relationship Id="rId60" Type="http://schemas.openxmlformats.org/officeDocument/2006/relationships/oleObject" Target="embeddings/oleObject19.bin"/><Relationship Id="rId65" Type="http://schemas.openxmlformats.org/officeDocument/2006/relationships/image" Target="media/image37.wmf"/><Relationship Id="rId81" Type="http://schemas.openxmlformats.org/officeDocument/2006/relationships/image" Target="media/image46.png"/><Relationship Id="rId86" Type="http://schemas.openxmlformats.org/officeDocument/2006/relationships/image" Target="media/image49.wmf"/><Relationship Id="rId130" Type="http://schemas.openxmlformats.org/officeDocument/2006/relationships/image" Target="media/image73.png"/><Relationship Id="rId135" Type="http://schemas.openxmlformats.org/officeDocument/2006/relationships/image" Target="media/image76.wmf"/><Relationship Id="rId151" Type="http://schemas.openxmlformats.org/officeDocument/2006/relationships/image" Target="media/image85.wmf"/><Relationship Id="rId156" Type="http://schemas.openxmlformats.org/officeDocument/2006/relationships/oleObject" Target="embeddings/oleObject60.bin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1.wmf"/><Relationship Id="rId109" Type="http://schemas.openxmlformats.org/officeDocument/2006/relationships/image" Target="media/image62.wmf"/><Relationship Id="rId34" Type="http://schemas.openxmlformats.org/officeDocument/2006/relationships/oleObject" Target="embeddings/oleObject9.bin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76" Type="http://schemas.openxmlformats.org/officeDocument/2006/relationships/oleObject" Target="embeddings/oleObject26.bin"/><Relationship Id="rId97" Type="http://schemas.openxmlformats.org/officeDocument/2006/relationships/oleObject" Target="embeddings/oleObject35.bin"/><Relationship Id="rId104" Type="http://schemas.openxmlformats.org/officeDocument/2006/relationships/image" Target="media/image59.wmf"/><Relationship Id="rId120" Type="http://schemas.openxmlformats.org/officeDocument/2006/relationships/oleObject" Target="embeddings/oleObject45.bin"/><Relationship Id="rId125" Type="http://schemas.openxmlformats.org/officeDocument/2006/relationships/oleObject" Target="embeddings/oleObject46.bin"/><Relationship Id="rId141" Type="http://schemas.openxmlformats.org/officeDocument/2006/relationships/oleObject" Target="embeddings/oleObject53.bin"/><Relationship Id="rId146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92" Type="http://schemas.openxmlformats.org/officeDocument/2006/relationships/image" Target="media/image52.wmf"/><Relationship Id="rId2" Type="http://schemas.openxmlformats.org/officeDocument/2006/relationships/styles" Target="styles.xml"/><Relationship Id="rId29" Type="http://schemas.openxmlformats.org/officeDocument/2006/relationships/image" Target="media/image16.wmf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2.bin"/><Relationship Id="rId87" Type="http://schemas.openxmlformats.org/officeDocument/2006/relationships/oleObject" Target="embeddings/oleObject31.bin"/><Relationship Id="rId110" Type="http://schemas.openxmlformats.org/officeDocument/2006/relationships/oleObject" Target="embeddings/oleObject40.bin"/><Relationship Id="rId115" Type="http://schemas.openxmlformats.org/officeDocument/2006/relationships/image" Target="media/image65.wmf"/><Relationship Id="rId131" Type="http://schemas.openxmlformats.org/officeDocument/2006/relationships/image" Target="media/image74.wmf"/><Relationship Id="rId136" Type="http://schemas.openxmlformats.org/officeDocument/2006/relationships/oleObject" Target="embeddings/oleObject51.bin"/><Relationship Id="rId157" Type="http://schemas.openxmlformats.org/officeDocument/2006/relationships/image" Target="media/image88.wmf"/><Relationship Id="rId61" Type="http://schemas.openxmlformats.org/officeDocument/2006/relationships/image" Target="media/image35.wmf"/><Relationship Id="rId82" Type="http://schemas.openxmlformats.org/officeDocument/2006/relationships/image" Target="media/image47.wmf"/><Relationship Id="rId152" Type="http://schemas.openxmlformats.org/officeDocument/2006/relationships/oleObject" Target="embeddings/oleObject58.bin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56" Type="http://schemas.openxmlformats.org/officeDocument/2006/relationships/oleObject" Target="embeddings/oleObject17.bin"/><Relationship Id="rId77" Type="http://schemas.openxmlformats.org/officeDocument/2006/relationships/image" Target="media/image44.png"/><Relationship Id="rId100" Type="http://schemas.openxmlformats.org/officeDocument/2006/relationships/image" Target="media/image56.png"/><Relationship Id="rId105" Type="http://schemas.openxmlformats.org/officeDocument/2006/relationships/oleObject" Target="embeddings/oleObject38.bin"/><Relationship Id="rId126" Type="http://schemas.openxmlformats.org/officeDocument/2006/relationships/image" Target="media/image71.wmf"/><Relationship Id="rId147" Type="http://schemas.openxmlformats.org/officeDocument/2006/relationships/image" Target="media/image83.wmf"/><Relationship Id="rId8" Type="http://schemas.openxmlformats.org/officeDocument/2006/relationships/image" Target="media/image1.jpeg"/><Relationship Id="rId51" Type="http://schemas.openxmlformats.org/officeDocument/2006/relationships/image" Target="media/image30.wmf"/><Relationship Id="rId72" Type="http://schemas.openxmlformats.org/officeDocument/2006/relationships/oleObject" Target="embeddings/oleObject24.bin"/><Relationship Id="rId93" Type="http://schemas.openxmlformats.org/officeDocument/2006/relationships/oleObject" Target="embeddings/oleObject33.bin"/><Relationship Id="rId98" Type="http://schemas.openxmlformats.org/officeDocument/2006/relationships/image" Target="media/image55.wmf"/><Relationship Id="rId121" Type="http://schemas.openxmlformats.org/officeDocument/2006/relationships/image" Target="media/image68.emf"/><Relationship Id="rId142" Type="http://schemas.openxmlformats.org/officeDocument/2006/relationships/image" Target="media/image80.wmf"/><Relationship Id="rId3" Type="http://schemas.microsoft.com/office/2007/relationships/stylesWithEffects" Target="stylesWithEffects.xml"/><Relationship Id="rId25" Type="http://schemas.openxmlformats.org/officeDocument/2006/relationships/image" Target="media/image14.wmf"/><Relationship Id="rId46" Type="http://schemas.openxmlformats.org/officeDocument/2006/relationships/image" Target="media/image25.png"/><Relationship Id="rId67" Type="http://schemas.openxmlformats.org/officeDocument/2006/relationships/image" Target="media/image38.wmf"/><Relationship Id="rId116" Type="http://schemas.openxmlformats.org/officeDocument/2006/relationships/oleObject" Target="embeddings/oleObject43.bin"/><Relationship Id="rId137" Type="http://schemas.openxmlformats.org/officeDocument/2006/relationships/image" Target="media/image77.wmf"/><Relationship Id="rId158" Type="http://schemas.openxmlformats.org/officeDocument/2006/relationships/oleObject" Target="embeddings/oleObject61.bin"/><Relationship Id="rId20" Type="http://schemas.openxmlformats.org/officeDocument/2006/relationships/image" Target="media/image11.png"/><Relationship Id="rId41" Type="http://schemas.openxmlformats.org/officeDocument/2006/relationships/image" Target="media/image22.png"/><Relationship Id="rId62" Type="http://schemas.openxmlformats.org/officeDocument/2006/relationships/oleObject" Target="embeddings/oleObject20.bin"/><Relationship Id="rId83" Type="http://schemas.openxmlformats.org/officeDocument/2006/relationships/oleObject" Target="embeddings/oleObject29.bin"/><Relationship Id="rId88" Type="http://schemas.openxmlformats.org/officeDocument/2006/relationships/image" Target="media/image50.png"/><Relationship Id="rId111" Type="http://schemas.openxmlformats.org/officeDocument/2006/relationships/image" Target="media/image63.wmf"/><Relationship Id="rId132" Type="http://schemas.openxmlformats.org/officeDocument/2006/relationships/oleObject" Target="embeddings/oleObject49.bin"/><Relationship Id="rId153" Type="http://schemas.openxmlformats.org/officeDocument/2006/relationships/image" Target="media/image86.wmf"/><Relationship Id="rId15" Type="http://schemas.openxmlformats.org/officeDocument/2006/relationships/image" Target="media/image6.png"/><Relationship Id="rId36" Type="http://schemas.openxmlformats.org/officeDocument/2006/relationships/oleObject" Target="embeddings/oleObject10.bin"/><Relationship Id="rId57" Type="http://schemas.openxmlformats.org/officeDocument/2006/relationships/image" Target="media/image33.wmf"/><Relationship Id="rId106" Type="http://schemas.openxmlformats.org/officeDocument/2006/relationships/image" Target="media/image60.wmf"/><Relationship Id="rId127" Type="http://schemas.openxmlformats.org/officeDocument/2006/relationships/oleObject" Target="embeddings/oleObject47.bin"/><Relationship Id="rId10" Type="http://schemas.openxmlformats.org/officeDocument/2006/relationships/oleObject" Target="embeddings/oleObject1.bin"/><Relationship Id="rId31" Type="http://schemas.openxmlformats.org/officeDocument/2006/relationships/image" Target="media/image17.wmf"/><Relationship Id="rId52" Type="http://schemas.openxmlformats.org/officeDocument/2006/relationships/oleObject" Target="embeddings/oleObject15.bin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94" Type="http://schemas.openxmlformats.org/officeDocument/2006/relationships/image" Target="media/image53.wmf"/><Relationship Id="rId99" Type="http://schemas.openxmlformats.org/officeDocument/2006/relationships/oleObject" Target="embeddings/oleObject36.bin"/><Relationship Id="rId101" Type="http://schemas.openxmlformats.org/officeDocument/2006/relationships/image" Target="media/image57.wmf"/><Relationship Id="rId122" Type="http://schemas.openxmlformats.org/officeDocument/2006/relationships/image" Target="media/image69.emf"/><Relationship Id="rId143" Type="http://schemas.openxmlformats.org/officeDocument/2006/relationships/oleObject" Target="embeddings/oleObject54.bin"/><Relationship Id="rId148" Type="http://schemas.openxmlformats.org/officeDocument/2006/relationships/oleObject" Target="embeddings/oleObject56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5.bin"/><Relationship Id="rId47" Type="http://schemas.openxmlformats.org/officeDocument/2006/relationships/image" Target="media/image26.emf"/><Relationship Id="rId68" Type="http://schemas.openxmlformats.org/officeDocument/2006/relationships/oleObject" Target="embeddings/oleObject23.bin"/><Relationship Id="rId89" Type="http://schemas.openxmlformats.org/officeDocument/2006/relationships/image" Target="media/image51.png"/><Relationship Id="rId112" Type="http://schemas.openxmlformats.org/officeDocument/2006/relationships/oleObject" Target="embeddings/oleObject41.bin"/><Relationship Id="rId133" Type="http://schemas.openxmlformats.org/officeDocument/2006/relationships/image" Target="media/image75.wmf"/><Relationship Id="rId154" Type="http://schemas.openxmlformats.org/officeDocument/2006/relationships/oleObject" Target="embeddings/oleObject59.bin"/><Relationship Id="rId16" Type="http://schemas.openxmlformats.org/officeDocument/2006/relationships/image" Target="media/image7.png"/><Relationship Id="rId37" Type="http://schemas.openxmlformats.org/officeDocument/2006/relationships/image" Target="media/image20.wmf"/><Relationship Id="rId58" Type="http://schemas.openxmlformats.org/officeDocument/2006/relationships/oleObject" Target="embeddings/oleObject18.bin"/><Relationship Id="rId79" Type="http://schemas.openxmlformats.org/officeDocument/2006/relationships/image" Target="media/image45.wmf"/><Relationship Id="rId102" Type="http://schemas.openxmlformats.org/officeDocument/2006/relationships/oleObject" Target="embeddings/oleObject37.bin"/><Relationship Id="rId123" Type="http://schemas.openxmlformats.org/officeDocument/2006/relationships/image" Target="media/image69.png"/><Relationship Id="rId144" Type="http://schemas.openxmlformats.org/officeDocument/2006/relationships/image" Target="media/image81.wmf"/><Relationship Id="rId90" Type="http://schemas.openxmlformats.org/officeDocument/2006/relationships/image" Target="media/image51.wmf"/><Relationship Id="rId27" Type="http://schemas.openxmlformats.org/officeDocument/2006/relationships/image" Target="media/image15.wmf"/><Relationship Id="rId48" Type="http://schemas.openxmlformats.org/officeDocument/2006/relationships/image" Target="media/image27.emf"/><Relationship Id="rId69" Type="http://schemas.openxmlformats.org/officeDocument/2006/relationships/image" Target="media/image39.jpeg"/><Relationship Id="rId113" Type="http://schemas.openxmlformats.org/officeDocument/2006/relationships/image" Target="media/image64.wmf"/><Relationship Id="rId134" Type="http://schemas.openxmlformats.org/officeDocument/2006/relationships/oleObject" Target="embeddings/oleObject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26</Pages>
  <Words>1476</Words>
  <Characters>8414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University of Hong Kong</Company>
  <LinksUpToDate>false</LinksUpToDate>
  <CharactersWithSpaces>9871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kwan</dc:creator>
  <cp:lastModifiedBy>Kwan</cp:lastModifiedBy>
  <cp:revision>17</cp:revision>
  <cp:lastPrinted>2013-04-19T07:40:00Z</cp:lastPrinted>
  <dcterms:created xsi:type="dcterms:W3CDTF">2017-12-07T06:32:00Z</dcterms:created>
  <dcterms:modified xsi:type="dcterms:W3CDTF">2018-12-08T03:29:00Z</dcterms:modified>
</cp:coreProperties>
</file>